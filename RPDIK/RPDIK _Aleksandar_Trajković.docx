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BDB43E">
      <w:pPr>
        <w:pStyle w:val="19"/>
        <w:rPr>
          <w:sz w:val="32"/>
          <w:lang w:val="pl-PL"/>
        </w:rPr>
      </w:pPr>
      <w:r>
        <w:rPr>
          <w:sz w:val="32"/>
        </w:rPr>
        <w:t>PROJEKAT</w:t>
      </w:r>
      <w:r>
        <w:br w:type="textWrapping"/>
      </w:r>
      <w:r>
        <w:rPr>
          <w:sz w:val="28"/>
          <w:szCs w:val="28"/>
        </w:rPr>
        <w:t xml:space="preserve">iz Računarskog projektovanja </w:t>
      </w:r>
      <w:r>
        <w:rPr>
          <w:sz w:val="28"/>
          <w:szCs w:val="28"/>
        </w:rPr>
        <w:br w:type="textWrapping"/>
      </w:r>
      <w:r>
        <w:rPr>
          <w:sz w:val="28"/>
          <w:szCs w:val="28"/>
        </w:rPr>
        <w:t>digitalnih integrisanih kola</w:t>
      </w:r>
    </w:p>
    <w:p w14:paraId="428AF283">
      <w:pPr>
        <w:pStyle w:val="4"/>
        <w:ind w:firstLine="0"/>
        <w:rPr>
          <w:lang w:val="sr-Latn-CS"/>
        </w:rPr>
      </w:pPr>
      <w:r>
        <w:rPr>
          <w:lang w:val="sr-Cyrl-CS"/>
        </w:rPr>
        <w:t xml:space="preserve">TEMA </w:t>
      </w:r>
      <w:r>
        <w:t>PROJEKTA</w:t>
      </w:r>
      <w:r>
        <w:rPr>
          <w:lang w:val="sr-Cyrl-CS"/>
        </w:rPr>
        <w:t>:</w:t>
      </w:r>
    </w:p>
    <w:tbl>
      <w:tblPr>
        <w:tblStyle w:val="7"/>
        <w:tblW w:w="8949" w:type="dxa"/>
        <w:tblInd w:w="10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8949"/>
      </w:tblGrid>
      <w:tr w14:paraId="27199F3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65" w:hRule="exact"/>
        </w:trPr>
        <w:tc>
          <w:tcPr>
            <w:tcW w:w="8949" w:type="dxa"/>
            <w:tcBorders>
              <w:top w:val="single" w:color="auto" w:sz="12" w:space="0"/>
              <w:bottom w:val="single" w:color="auto" w:sz="12" w:space="0"/>
            </w:tcBorders>
          </w:tcPr>
          <w:p w14:paraId="6786528B">
            <w:pPr>
              <w:rPr>
                <w:szCs w:val="24"/>
                <w:lang w:val="sr-Latn-RS"/>
              </w:rPr>
            </w:pPr>
            <w:r>
              <w:rPr>
                <w:szCs w:val="24"/>
              </w:rPr>
              <w:t>Sinhrona sekvencijalna mreža u obliku Milijevog automata na dva na</w:t>
            </w:r>
            <w:r>
              <w:rPr>
                <w:szCs w:val="24"/>
                <w:lang w:val="sr-Latn-RS"/>
              </w:rPr>
              <w:t>čina</w:t>
            </w:r>
          </w:p>
        </w:tc>
      </w:tr>
    </w:tbl>
    <w:p w14:paraId="5D9633A6">
      <w:pPr>
        <w:pStyle w:val="4"/>
        <w:ind w:firstLine="0"/>
      </w:pPr>
      <w:r>
        <w:t>TEKST PROJEKTA:</w:t>
      </w:r>
    </w:p>
    <w:tbl>
      <w:tblPr>
        <w:tblStyle w:val="7"/>
        <w:tblW w:w="8949" w:type="dxa"/>
        <w:tblInd w:w="10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8949"/>
      </w:tblGrid>
      <w:tr w14:paraId="4FDF2EC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8073" w:hRule="exact"/>
        </w:trPr>
        <w:tc>
          <w:tcPr>
            <w:tcW w:w="8949" w:type="dxa"/>
            <w:tcBorders>
              <w:top w:val="single" w:color="auto" w:sz="12" w:space="0"/>
              <w:bottom w:val="single" w:color="auto" w:sz="12" w:space="0"/>
            </w:tcBorders>
          </w:tcPr>
          <w:p w14:paraId="66485E83">
            <w:pPr>
              <w:rPr>
                <w:szCs w:val="24"/>
              </w:rPr>
            </w:pPr>
            <w:r>
              <w:rPr>
                <w:szCs w:val="24"/>
              </w:rPr>
              <w:t>Realizovati sinhronu sekvencijalnu mrežu u obliku Milijevog automata koja ima tri ulaza A, B i C i jedan izlaz Z, i koja generiše na izlazu 1, ako i samo ako na ulazu posle kombinacije 000 sledi kombinacija 010 ili 011 ili 100. Realizovati mrežu na dva načina: ako su na raspolaganju JK flip-flopovi i potrebna logička kola i ako su na raspolaganju D flip-flopovi i potrebna logička kola. Nacrtati kompletan dijagram stanja i šematike automata. Koja je razlika između ova dva automata?</w:t>
            </w:r>
          </w:p>
          <w:p w14:paraId="015EC76C">
            <w:pPr>
              <w:rPr>
                <w:szCs w:val="24"/>
              </w:rPr>
            </w:pPr>
            <w:r>
              <w:rPr>
                <w:szCs w:val="24"/>
              </w:rPr>
              <w:t>U programskom jeziku VHDL napisati kod kojim se realizuje JK flip-flop sa taktnim signalom CLK, ulazima J i K i izlazima Q i Q_inv. Flip-flop treba da okida na rastuću ivicu. (</w:t>
            </w:r>
            <w:r>
              <w:rPr>
                <w:b/>
                <w:bCs/>
                <w:szCs w:val="24"/>
              </w:rPr>
              <w:t>jk_ff.vhd</w:t>
            </w:r>
            <w:r>
              <w:rPr>
                <w:szCs w:val="24"/>
              </w:rPr>
              <w:t>)</w:t>
            </w:r>
          </w:p>
          <w:p w14:paraId="2C152911">
            <w:pPr>
              <w:rPr>
                <w:szCs w:val="24"/>
              </w:rPr>
            </w:pPr>
            <w:r>
              <w:rPr>
                <w:szCs w:val="24"/>
              </w:rPr>
              <w:t>Napisati VHDL kodove za potrebna logička kola.</w:t>
            </w:r>
          </w:p>
          <w:p w14:paraId="42D538CF">
            <w:pPr>
              <w:rPr>
                <w:szCs w:val="24"/>
              </w:rPr>
            </w:pPr>
            <w:r>
              <w:rPr>
                <w:szCs w:val="24"/>
              </w:rPr>
              <w:t>Korišćenjem JK flip-flopova i potrebnih logičkih kola napisati kodove za traženi Milijev automat, koji treba da ima jednobitan izlaz Z, ulazni taktni signal CLK i jednobitne ulazne signale A, B i C. (</w:t>
            </w:r>
            <w:r>
              <w:rPr>
                <w:b/>
                <w:bCs/>
                <w:szCs w:val="24"/>
              </w:rPr>
              <w:t>mealy1.vhd</w:t>
            </w:r>
            <w:r>
              <w:rPr>
                <w:szCs w:val="24"/>
              </w:rPr>
              <w:t>)</w:t>
            </w:r>
          </w:p>
          <w:p w14:paraId="08F1350E">
            <w:pPr>
              <w:rPr>
                <w:szCs w:val="24"/>
              </w:rPr>
            </w:pPr>
            <w:r>
              <w:rPr>
                <w:szCs w:val="24"/>
              </w:rPr>
              <w:t>U programskom jeziku VHDL napisati kod kojim se realizuje D flip-flop sa taktnim signalom CLK, ulazima D, Clear i Set i izlazima Q i Q_inv. Flip-flop treba da okida na rastuću ivicu. Ulazi Clear i Set treba da budu asinhroni i aktivni na nisku vrednost, pri čemu prioritet ima Clear ulaz. (</w:t>
            </w:r>
            <w:r>
              <w:rPr>
                <w:b/>
                <w:szCs w:val="24"/>
              </w:rPr>
              <w:t>d_</w:t>
            </w:r>
            <w:r>
              <w:rPr>
                <w:b/>
                <w:bCs/>
                <w:szCs w:val="24"/>
              </w:rPr>
              <w:t>flipflop.vhd</w:t>
            </w:r>
            <w:r>
              <w:rPr>
                <w:szCs w:val="24"/>
              </w:rPr>
              <w:t>)</w:t>
            </w:r>
          </w:p>
          <w:p w14:paraId="288D1FC5">
            <w:pPr>
              <w:rPr>
                <w:szCs w:val="24"/>
              </w:rPr>
            </w:pPr>
            <w:r>
              <w:rPr>
                <w:szCs w:val="24"/>
              </w:rPr>
              <w:t>Napisati VHDL kodove za potrebna logička kola.</w:t>
            </w:r>
          </w:p>
          <w:p w14:paraId="49089F8F">
            <w:pPr>
              <w:rPr>
                <w:szCs w:val="24"/>
              </w:rPr>
            </w:pPr>
            <w:r>
              <w:rPr>
                <w:szCs w:val="24"/>
              </w:rPr>
              <w:t>Korišćenjem D flip-flopova i potrebnih logičkih kola napisati kodove za traženi Milijev automat, koji treba da ima jednobitan izlaz Z, ulazni taktni signal CLK i jednobitne ulazne signale A, B i C. (</w:t>
            </w:r>
            <w:r>
              <w:rPr>
                <w:b/>
                <w:bCs/>
                <w:szCs w:val="24"/>
              </w:rPr>
              <w:t>mealy2.vhd</w:t>
            </w:r>
            <w:r>
              <w:rPr>
                <w:szCs w:val="24"/>
              </w:rPr>
              <w:t>)</w:t>
            </w:r>
          </w:p>
          <w:p w14:paraId="6ADE065D">
            <w:pPr>
              <w:rPr>
                <w:szCs w:val="24"/>
              </w:rPr>
            </w:pPr>
            <w:r>
              <w:rPr>
                <w:szCs w:val="24"/>
              </w:rPr>
              <w:t>Napisati kod za testiranje ispravnosti rada oba automata. (</w:t>
            </w:r>
            <w:r>
              <w:rPr>
                <w:b/>
                <w:bCs/>
                <w:szCs w:val="24"/>
              </w:rPr>
              <w:t>mealy1 _tb.vhd</w:t>
            </w:r>
            <w:r>
              <w:rPr>
                <w:bCs/>
                <w:szCs w:val="24"/>
              </w:rPr>
              <w:t xml:space="preserve"> i </w:t>
            </w:r>
            <w:r>
              <w:rPr>
                <w:b/>
                <w:bCs/>
                <w:szCs w:val="24"/>
              </w:rPr>
              <w:t>mealy2_tb.vhd</w:t>
            </w:r>
            <w:r>
              <w:rPr>
                <w:szCs w:val="24"/>
              </w:rPr>
              <w:t>)</w:t>
            </w:r>
          </w:p>
          <w:p w14:paraId="62A720AF">
            <w:pPr>
              <w:rPr>
                <w:szCs w:val="24"/>
              </w:rPr>
            </w:pPr>
            <w:r>
              <w:rPr>
                <w:szCs w:val="24"/>
              </w:rPr>
              <w:t>Testirati i pokazati ispravnost rada oba automata. Uporediti rezultate simulacija.</w:t>
            </w:r>
          </w:p>
          <w:p w14:paraId="409DC000">
            <w:pPr>
              <w:rPr>
                <w:szCs w:val="24"/>
              </w:rPr>
            </w:pPr>
            <w:r>
              <w:rPr>
                <w:szCs w:val="24"/>
              </w:rPr>
              <w:t xml:space="preserve">Korišćenjem alata </w:t>
            </w:r>
            <w:r>
              <w:rPr>
                <w:i/>
                <w:iCs/>
                <w:szCs w:val="24"/>
              </w:rPr>
              <w:t>Genus Synthesis Solution</w:t>
            </w:r>
            <w:r>
              <w:rPr>
                <w:szCs w:val="24"/>
              </w:rPr>
              <w:t xml:space="preserve"> programskog paketa </w:t>
            </w:r>
            <w:r>
              <w:rPr>
                <w:i/>
                <w:iCs/>
                <w:szCs w:val="24"/>
              </w:rPr>
              <w:t>Cadence</w:t>
            </w:r>
            <w:r>
              <w:rPr>
                <w:szCs w:val="24"/>
              </w:rPr>
              <w:t xml:space="preserve"> projektovati (sintetizovati) šematike automata u 0.35 µm AMS (C35B4) tehnologiji.</w:t>
            </w:r>
          </w:p>
          <w:p w14:paraId="4B672ABB">
            <w:pPr>
              <w:rPr>
                <w:sz w:val="20"/>
              </w:rPr>
            </w:pPr>
            <w:r>
              <w:rPr>
                <w:szCs w:val="24"/>
              </w:rPr>
              <w:t xml:space="preserve">Pomoću alata </w:t>
            </w:r>
            <w:r>
              <w:rPr>
                <w:i/>
                <w:iCs/>
                <w:szCs w:val="24"/>
              </w:rPr>
              <w:t>Innovus Implementation System</w:t>
            </w:r>
            <w:r>
              <w:rPr>
                <w:szCs w:val="24"/>
              </w:rPr>
              <w:t xml:space="preserve"> programskog paketa </w:t>
            </w:r>
            <w:r>
              <w:rPr>
                <w:i/>
                <w:iCs/>
                <w:szCs w:val="24"/>
              </w:rPr>
              <w:t>Cadence</w:t>
            </w:r>
            <w:r>
              <w:rPr>
                <w:szCs w:val="24"/>
              </w:rPr>
              <w:t xml:space="preserve"> projektovati (generisati) fizičku realizaciju (lejaut) automata u 0.35 µm AMS (C35B4) tehnologiji.</w:t>
            </w:r>
          </w:p>
        </w:tc>
      </w:tr>
    </w:tbl>
    <w:p w14:paraId="416A87C1">
      <w:pPr>
        <w:tabs>
          <w:tab w:val="left" w:pos="567"/>
          <w:tab w:val="right" w:pos="8505"/>
        </w:tabs>
        <w:ind w:firstLine="0"/>
        <w:rPr>
          <w:sz w:val="28"/>
          <w:szCs w:val="22"/>
        </w:rPr>
      </w:pPr>
    </w:p>
    <w:p w14:paraId="4C8B384F">
      <w:pPr>
        <w:tabs>
          <w:tab w:val="left" w:pos="567"/>
          <w:tab w:val="right" w:pos="8505"/>
        </w:tabs>
        <w:ind w:firstLine="0"/>
        <w:rPr>
          <w:sz w:val="28"/>
          <w:szCs w:val="22"/>
        </w:rPr>
      </w:pPr>
      <w:r>
        <w:rPr>
          <w:sz w:val="28"/>
          <w:szCs w:val="22"/>
        </w:rPr>
        <w:tab/>
      </w:r>
      <w:r>
        <w:rPr>
          <w:sz w:val="28"/>
          <w:szCs w:val="22"/>
        </w:rPr>
        <w:t>Mentor:</w:t>
      </w:r>
      <w:r>
        <w:rPr>
          <w:sz w:val="28"/>
          <w:szCs w:val="22"/>
        </w:rPr>
        <w:tab/>
      </w:r>
      <w:r>
        <w:rPr>
          <w:sz w:val="28"/>
          <w:szCs w:val="22"/>
        </w:rPr>
        <w:t>Student:</w:t>
      </w:r>
    </w:p>
    <w:p w14:paraId="13FC17C0">
      <w:pPr>
        <w:tabs>
          <w:tab w:val="left" w:pos="567"/>
          <w:tab w:val="right" w:pos="8505"/>
        </w:tabs>
        <w:ind w:firstLine="0"/>
        <w:rPr>
          <w:sz w:val="28"/>
          <w:szCs w:val="22"/>
          <w:lang w:val="en-US"/>
        </w:rPr>
      </w:pPr>
      <w:r>
        <w:rPr>
          <w:sz w:val="28"/>
          <w:szCs w:val="22"/>
        </w:rPr>
        <w:tab/>
      </w:r>
      <w:r>
        <w:rPr>
          <w:sz w:val="28"/>
          <w:szCs w:val="22"/>
        </w:rPr>
        <w:t>MSc Kristina Nikolić</w:t>
      </w:r>
      <w:r>
        <w:rPr>
          <w:sz w:val="28"/>
          <w:szCs w:val="22"/>
        </w:rPr>
        <w:tab/>
      </w:r>
      <w:r>
        <w:rPr>
          <w:sz w:val="28"/>
          <w:szCs w:val="22"/>
          <w:lang w:val="en-US"/>
        </w:rPr>
        <w:t>Aleksandar Trajkovi</w:t>
      </w:r>
      <w:r>
        <w:rPr>
          <w:sz w:val="28"/>
          <w:szCs w:val="28"/>
        </w:rPr>
        <w:t>ć</w:t>
      </w:r>
      <w:r>
        <w:rPr>
          <w:sz w:val="28"/>
          <w:szCs w:val="22"/>
          <w:lang w:val="en-US"/>
        </w:rPr>
        <w:t xml:space="preserve"> EE180/2022</w:t>
      </w:r>
    </w:p>
    <w:p w14:paraId="30F5F439">
      <w:pPr>
        <w:tabs>
          <w:tab w:val="left" w:pos="567"/>
          <w:tab w:val="right" w:pos="8505"/>
        </w:tabs>
        <w:ind w:firstLine="0"/>
        <w:rPr>
          <w:sz w:val="28"/>
          <w:szCs w:val="22"/>
          <w:lang w:val="en-US"/>
        </w:rPr>
      </w:pPr>
    </w:p>
    <w:p w14:paraId="4006CF75">
      <w:pPr>
        <w:ind w:firstLine="0"/>
        <w:jc w:val="center"/>
        <w:rPr>
          <w:sz w:val="28"/>
          <w:szCs w:val="22"/>
        </w:rPr>
      </w:pPr>
      <w:r>
        <w:rPr>
          <w:sz w:val="28"/>
          <w:szCs w:val="22"/>
        </w:rPr>
        <w:t>U Novom Sadu, mart 2026.</w:t>
      </w:r>
      <w:r>
        <w:br w:type="page"/>
      </w:r>
    </w:p>
    <w:p w14:paraId="60519544">
      <w:pPr>
        <w:pStyle w:val="2"/>
        <w:rPr>
          <w:lang w:val="sv-SE"/>
        </w:rPr>
      </w:pPr>
      <w:r>
        <w:rPr>
          <w:lang w:val="sv-SE"/>
        </w:rPr>
        <w:t>1.</w:t>
      </w:r>
      <w:r>
        <w:rPr>
          <w:lang w:val="sv-SE"/>
        </w:rPr>
        <w:tab/>
      </w:r>
      <w:r>
        <w:rPr>
          <w:lang w:val="sv-SE"/>
        </w:rPr>
        <w:t xml:space="preserve">Teorijska </w:t>
      </w:r>
      <w:r>
        <w:t>analiza</w:t>
      </w:r>
    </w:p>
    <w:p w14:paraId="34D842C5">
      <w:pPr>
        <w:pStyle w:val="8"/>
      </w:pPr>
      <w:r>
        <w:t>U ovom projektu vrši se sinteza sinhrone sekvencijalne digitalne mreže koja radi kao sekvencijalni detektor kombinacija ulaznih signala. Mreža ima tri binarna ulaza A, B i C, jedan izlaz Z i taktni signal CLK. Realizacija se zasniva na principu konačnih automata sa diskretnim vremenom rada, odnosno na sinhronoj sekvencijalnoj logici. Zadatak mreže je da generiše izlazni signal Z=1 samo u tačno definisanom slučaju: ukoliko se na ulazima pojavi kombinacija 000, a zatim u narednom taktnom intervalu jedna od kombinacija 010, 011 ili 100. U svim ostalim slučajevima izlaz mora biti jednak nuli.</w:t>
      </w:r>
    </w:p>
    <w:p w14:paraId="67865D13">
      <w:pPr>
        <w:pStyle w:val="3"/>
      </w:pPr>
      <w:r>
        <w:t>1.1 Princip rada sekvencijalne mreže</w:t>
      </w:r>
    </w:p>
    <w:p w14:paraId="28AD961E"/>
    <w:p w14:paraId="2664CC2D">
      <w:pPr>
        <w:pStyle w:val="8"/>
      </w:pPr>
      <w:r>
        <w:t>Sekvencijalne mreže su digitalna kola kod kojih izlaz ne zavisi samo od trenutnih vrednosti ulaza, već i od prethodnog stanja kola. Zbog toga sadrže memorijske elemente flip-flopove.</w:t>
      </w:r>
      <w:r>
        <w:rPr>
          <w:lang w:val="en-US"/>
        </w:rPr>
        <w:t xml:space="preserve"> </w:t>
      </w:r>
      <w:r>
        <w:t xml:space="preserve">Opšti matematički model </w:t>
      </w:r>
      <w:r>
        <w:rPr>
          <w:lang w:val="sr-Latn-RS"/>
        </w:rPr>
        <w:t xml:space="preserve">primera </w:t>
      </w:r>
      <w:r>
        <w:t>sekvencijalne mreže može se zapisati:</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1"/>
      </w:tblGrid>
      <w:tr w14:paraId="52970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Borders>
              <w:top w:val="nil"/>
              <w:left w:val="nil"/>
              <w:bottom w:val="nil"/>
              <w:right w:val="nil"/>
            </w:tcBorders>
          </w:tcPr>
          <w:p w14:paraId="03F99492">
            <w:pPr>
              <w:widowControl w:val="0"/>
            </w:pPr>
          </w:p>
        </w:tc>
        <w:tc>
          <w:tcPr>
            <w:tcW w:w="3081" w:type="dxa"/>
            <w:tcBorders>
              <w:top w:val="nil"/>
              <w:left w:val="nil"/>
              <w:bottom w:val="nil"/>
              <w:right w:val="nil"/>
            </w:tcBorders>
          </w:tcPr>
          <w:p w14:paraId="18C55DB0">
            <w:pPr>
              <w:widowControl w:val="0"/>
              <w:jc w:val="center"/>
            </w:pPr>
            <w:r>
              <w:t>Qₙ₊₁ = f(Qₙ, X)</w:t>
            </w:r>
            <w:r>
              <w:rPr>
                <w:lang w:val="en-US"/>
              </w:rPr>
              <w:t>,</w:t>
            </w:r>
          </w:p>
        </w:tc>
        <w:tc>
          <w:tcPr>
            <w:tcW w:w="3081" w:type="dxa"/>
            <w:tcBorders>
              <w:top w:val="nil"/>
              <w:left w:val="nil"/>
              <w:bottom w:val="nil"/>
              <w:right w:val="nil"/>
            </w:tcBorders>
          </w:tcPr>
          <w:p w14:paraId="66A7E8B3">
            <w:pPr>
              <w:widowControl w:val="0"/>
              <w:jc w:val="right"/>
            </w:pPr>
            <w:r>
              <w:t>(1)</w:t>
            </w:r>
          </w:p>
        </w:tc>
      </w:tr>
      <w:tr w14:paraId="482FB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Borders>
              <w:top w:val="nil"/>
              <w:left w:val="nil"/>
              <w:bottom w:val="nil"/>
              <w:right w:val="nil"/>
            </w:tcBorders>
          </w:tcPr>
          <w:p w14:paraId="078CB42C">
            <w:pPr>
              <w:widowControl w:val="0"/>
            </w:pPr>
          </w:p>
        </w:tc>
        <w:tc>
          <w:tcPr>
            <w:tcW w:w="3081" w:type="dxa"/>
            <w:tcBorders>
              <w:top w:val="nil"/>
              <w:left w:val="nil"/>
              <w:bottom w:val="nil"/>
              <w:right w:val="nil"/>
            </w:tcBorders>
          </w:tcPr>
          <w:p w14:paraId="3BE8BAED">
            <w:pPr>
              <w:widowControl w:val="0"/>
              <w:jc w:val="center"/>
            </w:pPr>
            <w:r>
              <w:t>Z = g(Qₙ, X)</w:t>
            </w:r>
            <w:r>
              <w:rPr>
                <w:lang w:val="en-US"/>
              </w:rPr>
              <w:t>,</w:t>
            </w:r>
          </w:p>
        </w:tc>
        <w:tc>
          <w:tcPr>
            <w:tcW w:w="3081" w:type="dxa"/>
            <w:tcBorders>
              <w:top w:val="nil"/>
              <w:left w:val="nil"/>
              <w:bottom w:val="nil"/>
              <w:right w:val="nil"/>
            </w:tcBorders>
          </w:tcPr>
          <w:p w14:paraId="6A57DFC0">
            <w:pPr>
              <w:widowControl w:val="0"/>
              <w:jc w:val="right"/>
            </w:pPr>
            <w:r>
              <w:t>(2)</w:t>
            </w:r>
          </w:p>
        </w:tc>
      </w:tr>
    </w:tbl>
    <w:p w14:paraId="69AAC7ED">
      <w:pPr>
        <w:ind w:firstLine="0"/>
      </w:pPr>
      <w:r>
        <w:t>gde je:</w:t>
      </w:r>
    </w:p>
    <w:p w14:paraId="57C4BF7D">
      <w:pPr>
        <w:rPr>
          <w:lang w:val="en-US"/>
        </w:rPr>
      </w:pPr>
      <w:r>
        <w:t xml:space="preserve">Qₙ </w:t>
      </w:r>
      <w:r>
        <w:rPr>
          <w:b/>
          <w:bCs/>
          <w:lang w:val="en-US"/>
        </w:rPr>
        <w:t>-</w:t>
      </w:r>
      <w:r>
        <w:rPr>
          <w:lang w:val="en-US"/>
        </w:rPr>
        <w:t xml:space="preserve"> </w:t>
      </w:r>
      <w:r>
        <w:t>trenutno stanje automata</w:t>
      </w:r>
      <w:r>
        <w:rPr>
          <w:lang w:val="en-US"/>
        </w:rPr>
        <w:t>,</w:t>
      </w:r>
    </w:p>
    <w:p w14:paraId="31F309EF">
      <w:pPr>
        <w:rPr>
          <w:lang w:val="en-US"/>
        </w:rPr>
      </w:pPr>
      <w:r>
        <w:t xml:space="preserve">Qₙ₊₁ </w:t>
      </w:r>
      <w:r>
        <w:rPr>
          <w:b/>
          <w:bCs/>
          <w:lang w:val="en-US"/>
        </w:rPr>
        <w:t>-</w:t>
      </w:r>
      <w:r>
        <w:t xml:space="preserve"> sledeće stanje automata</w:t>
      </w:r>
      <w:r>
        <w:rPr>
          <w:lang w:val="en-US"/>
        </w:rPr>
        <w:t>,</w:t>
      </w:r>
    </w:p>
    <w:p w14:paraId="53D0E266">
      <w:pPr>
        <w:rPr>
          <w:lang w:val="en-US"/>
        </w:rPr>
      </w:pPr>
      <w:r>
        <w:t xml:space="preserve">X </w:t>
      </w:r>
      <w:r>
        <w:rPr>
          <w:b/>
          <w:bCs/>
          <w:lang w:val="en-US"/>
        </w:rPr>
        <w:t>-</w:t>
      </w:r>
      <w:r>
        <w:rPr>
          <w:lang w:val="en-US"/>
        </w:rPr>
        <w:t xml:space="preserve"> </w:t>
      </w:r>
      <w:r>
        <w:t>vektor ulaznih promenljivih (A, B, C)</w:t>
      </w:r>
      <w:r>
        <w:rPr>
          <w:lang w:val="en-US"/>
        </w:rPr>
        <w:t>,</w:t>
      </w:r>
    </w:p>
    <w:p w14:paraId="0F8A5553">
      <w:r>
        <w:t xml:space="preserve">Z </w:t>
      </w:r>
      <w:r>
        <w:rPr>
          <w:b/>
          <w:bCs/>
          <w:lang w:val="en-US"/>
        </w:rPr>
        <w:t>-</w:t>
      </w:r>
      <w:r>
        <w:t xml:space="preserve"> izlazna promenljiva</w:t>
      </w:r>
      <w:r>
        <w:rPr>
          <w:lang w:val="en-US"/>
        </w:rPr>
        <w:t>.</w:t>
      </w:r>
    </w:p>
    <w:p w14:paraId="48F804B4">
      <w:pPr>
        <w:pStyle w:val="8"/>
      </w:pPr>
      <w:r>
        <w:t>Pošto izlaz zavisi i od stanja i od ulaza, mreža predstavlja Milijev automat</w:t>
      </w:r>
      <w:r>
        <w:rPr>
          <w:lang w:val="sr-Latn-RS"/>
        </w:rPr>
        <w:t>, tj. automat klase A</w:t>
      </w:r>
      <w:r>
        <w:t>.</w:t>
      </w:r>
    </w:p>
    <w:p w14:paraId="6DD94607">
      <w:pPr>
        <w:pStyle w:val="8"/>
      </w:pPr>
      <w:r>
        <w:t>Kod Milijevog automata promena izlaza može nastati odmah nakon promene ulaza, bez čekanja naredne ivice takta. Zbog toga ovakvi automati zahtevaju manji broj stanja od Murovih automata, ali mogu imati kratkotrajne neželjene impulse na izlazu.</w:t>
      </w:r>
    </w:p>
    <w:p w14:paraId="4360762D"/>
    <w:p w14:paraId="66A26B18">
      <w:pPr>
        <w:pStyle w:val="3"/>
      </w:pPr>
      <w:r>
        <w:t>1.2 Analiza potrebnog broja stanja</w:t>
      </w:r>
    </w:p>
    <w:p w14:paraId="7FF3743F"/>
    <w:p w14:paraId="39BF90BE">
      <w:pPr>
        <w:pStyle w:val="8"/>
      </w:pPr>
      <w:r>
        <w:t xml:space="preserve">Automat mora da zapamti samo jednu informaciju </w:t>
      </w:r>
      <w:r>
        <w:rPr>
          <w:b/>
          <w:bCs/>
          <w:lang w:val="en-US"/>
        </w:rPr>
        <w:t xml:space="preserve">- </w:t>
      </w:r>
      <w:r>
        <w:t>da li je u prethodnom taktnom intervalu detektovana kombinacija 000.</w:t>
      </w:r>
      <w:r>
        <w:rPr>
          <w:lang w:val="en-US"/>
        </w:rPr>
        <w:t xml:space="preserve"> </w:t>
      </w:r>
      <w:r>
        <w:t>Zbog toga su dovoljna dva stanja</w:t>
      </w:r>
      <w:r>
        <w:rPr>
          <w:lang w:val="sr-Latn-RS"/>
        </w:rPr>
        <w:t xml:space="preserve"> kod automata klase A</w:t>
      </w:r>
      <w:r>
        <w:t>:</w:t>
      </w:r>
    </w:p>
    <w:p w14:paraId="0520AC9B">
      <w:pPr>
        <w:rPr>
          <w:lang w:val="en-US"/>
        </w:rPr>
      </w:pPr>
      <w:r>
        <w:t xml:space="preserve">S0 </w:t>
      </w:r>
      <w:r>
        <w:rPr>
          <w:b/>
          <w:bCs/>
          <w:lang w:val="en-US"/>
        </w:rPr>
        <w:t>-</w:t>
      </w:r>
      <w:r>
        <w:rPr>
          <w:lang w:val="en-US"/>
        </w:rPr>
        <w:t xml:space="preserve"> </w:t>
      </w:r>
      <w:r>
        <w:t xml:space="preserve"> početno stanje, kombinacija 000 nije detektovana</w:t>
      </w:r>
      <w:r>
        <w:rPr>
          <w:lang w:val="en-US"/>
        </w:rPr>
        <w:t>,</w:t>
      </w:r>
    </w:p>
    <w:p w14:paraId="518A7925">
      <w:r>
        <w:t xml:space="preserve">S1 </w:t>
      </w:r>
      <w:r>
        <w:rPr>
          <w:b/>
          <w:bCs/>
          <w:lang w:val="en-US"/>
        </w:rPr>
        <w:t>-</w:t>
      </w:r>
      <w:r>
        <w:t xml:space="preserve"> detektovana kombinacija 000, očekuje se naredna kombinacija</w:t>
      </w:r>
      <w:r>
        <w:rPr>
          <w:lang w:val="en-US"/>
        </w:rPr>
        <w:t>.</w:t>
      </w:r>
    </w:p>
    <w:p w14:paraId="48565B2E">
      <w:pPr>
        <w:pStyle w:val="8"/>
      </w:pPr>
      <w:r>
        <w:t>Kodiranje stanja:</w:t>
      </w:r>
    </w:p>
    <w:p w14:paraId="33F4CC47">
      <w:r>
        <w:t xml:space="preserve">S0 = 0, S1 = 1 </w:t>
      </w:r>
      <w:r>
        <w:rPr>
          <w:lang w:val="en-US"/>
        </w:rPr>
        <w:t>=&gt; p</w:t>
      </w:r>
      <w:r>
        <w:t>ošto postoje dva stanja, potreban je jedan memorijski element: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1"/>
      </w:tblGrid>
      <w:tr w14:paraId="49558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Borders>
              <w:top w:val="nil"/>
              <w:left w:val="nil"/>
              <w:bottom w:val="nil"/>
              <w:right w:val="nil"/>
            </w:tcBorders>
          </w:tcPr>
          <w:p w14:paraId="514D8E18">
            <w:pPr>
              <w:widowControl w:val="0"/>
            </w:pPr>
          </w:p>
        </w:tc>
        <w:tc>
          <w:tcPr>
            <w:tcW w:w="3081" w:type="dxa"/>
            <w:tcBorders>
              <w:top w:val="nil"/>
              <w:left w:val="nil"/>
              <w:bottom w:val="nil"/>
              <w:right w:val="nil"/>
            </w:tcBorders>
          </w:tcPr>
          <w:p w14:paraId="27510171">
            <w:pPr>
              <w:widowControl w:val="0"/>
              <w:jc w:val="center"/>
            </w:pPr>
            <m:oMath>
              <m:r>
                <m:rPr>
                  <m:sty m:val="p"/>
                </m:rPr>
                <w:rPr>
                  <w:rFonts w:ascii="Cambria Math" w:hAnsi="Cambria Math" w:cs="Arial"/>
                  <w:szCs w:val="24"/>
                  <w:lang w:val="en-US"/>
                </w:rPr>
                <m:t>N=</m:t>
              </m:r>
              <m:d>
                <m:dPr>
                  <m:begChr m:val="⌈"/>
                  <m:endChr m:val="⌉"/>
                  <m:ctrlPr>
                    <w:rPr>
                      <w:rFonts w:ascii="Cambria Math" w:hAnsi="Cambria Math" w:cs="Arial"/>
                      <w:i/>
                      <w:szCs w:val="24"/>
                      <w:lang w:val="en-US"/>
                    </w:rPr>
                  </m:ctrlPr>
                </m:dPr>
                <m:e>
                  <m:sSub>
                    <m:sSubPr>
                      <m:ctrlPr>
                        <w:rPr>
                          <w:rFonts w:ascii="Cambria Math" w:hAnsi="Cambria Math" w:cs="Arial"/>
                          <w:szCs w:val="24"/>
                          <w:lang w:val="en-US"/>
                        </w:rPr>
                      </m:ctrlPr>
                    </m:sSubPr>
                    <m:e>
                      <m:r>
                        <m:rPr>
                          <m:sty m:val="p"/>
                        </m:rPr>
                        <w:rPr>
                          <w:rFonts w:ascii="Cambria Math" w:hAnsi="Cambria Math" w:cs="Arial"/>
                          <w:szCs w:val="24"/>
                          <w:lang w:val="en-US"/>
                        </w:rPr>
                        <m:t>log</m:t>
                      </m:r>
                      <m:ctrlPr>
                        <w:rPr>
                          <w:rFonts w:ascii="Cambria Math" w:hAnsi="Cambria Math" w:cs="Arial"/>
                          <w:szCs w:val="24"/>
                          <w:lang w:val="en-US"/>
                        </w:rPr>
                      </m:ctrlPr>
                    </m:e>
                    <m:sub>
                      <m:r>
                        <m:rPr>
                          <m:sty m:val="p"/>
                        </m:rPr>
                        <w:rPr>
                          <w:rFonts w:ascii="Cambria Math" w:hAnsi="Cambria Math" w:cs="Arial"/>
                          <w:szCs w:val="24"/>
                          <w:lang w:val="en-US"/>
                        </w:rPr>
                        <m:t>2</m:t>
                      </m:r>
                      <m:ctrlPr>
                        <w:rPr>
                          <w:rFonts w:ascii="Cambria Math" w:hAnsi="Cambria Math" w:cs="Arial"/>
                          <w:szCs w:val="24"/>
                          <w:lang w:val="en-US"/>
                        </w:rPr>
                      </m:ctrlPr>
                    </m:sub>
                  </m:sSub>
                  <m:r>
                    <m:rPr>
                      <m:sty m:val="p"/>
                    </m:rPr>
                    <w:rPr>
                      <w:rFonts w:ascii="Cambria Math" w:hAnsi="Cambria Math" w:eastAsia="sans-serif" w:cs="Arial"/>
                      <w:szCs w:val="24"/>
                      <w:lang w:val="en-US" w:eastAsia="zh-CN" w:bidi="ar"/>
                    </w:rPr>
                    <m:t>(2)</m:t>
                  </m:r>
                  <m:ctrlPr>
                    <w:rPr>
                      <w:rFonts w:ascii="Cambria Math" w:hAnsi="Cambria Math" w:cs="Arial"/>
                      <w:i/>
                      <w:szCs w:val="24"/>
                      <w:lang w:val="en-US"/>
                    </w:rPr>
                  </m:ctrlPr>
                </m:e>
              </m:d>
              <m:r>
                <m:rPr/>
                <w:rPr>
                  <w:rFonts w:ascii="Cambria Math" w:hAnsi="Cambria Math" w:cs="Arial"/>
                  <w:szCs w:val="24"/>
                  <w:lang w:val="en-US"/>
                </w:rPr>
                <m:t xml:space="preserve"> = 1</m:t>
              </m:r>
            </m:oMath>
            <w:r>
              <w:rPr>
                <w:rFonts w:hAnsi="Cambria Math" w:cs="Arial"/>
                <w:szCs w:val="24"/>
                <w:lang w:val="en-US"/>
              </w:rPr>
              <w:t>,</w:t>
            </w:r>
          </w:p>
        </w:tc>
        <w:tc>
          <w:tcPr>
            <w:tcW w:w="3081" w:type="dxa"/>
            <w:tcBorders>
              <w:top w:val="nil"/>
              <w:left w:val="nil"/>
              <w:bottom w:val="nil"/>
              <w:right w:val="nil"/>
            </w:tcBorders>
          </w:tcPr>
          <w:p w14:paraId="69B113E8">
            <w:pPr>
              <w:widowControl w:val="0"/>
              <w:jc w:val="right"/>
            </w:pPr>
            <w:r>
              <w:t>(</w:t>
            </w:r>
            <w:r>
              <w:rPr>
                <w:lang w:val="en-US"/>
              </w:rPr>
              <w:t>3</w:t>
            </w:r>
            <w:r>
              <w:t>)</w:t>
            </w:r>
          </w:p>
        </w:tc>
      </w:tr>
    </w:tbl>
    <w:p w14:paraId="71FD5B21">
      <w:pPr>
        <w:spacing w:line="17" w:lineRule="atLeast"/>
        <w:ind w:firstLine="0"/>
        <w:jc w:val="left"/>
      </w:pPr>
      <w:r>
        <w:t>gde je N broj potrebnih flip-flopova.</w:t>
      </w:r>
    </w:p>
    <w:p w14:paraId="1F9DE864"/>
    <w:p w14:paraId="07E91149">
      <w:pPr>
        <w:pStyle w:val="3"/>
      </w:pPr>
      <w:r>
        <w:t>1.3 Funkcija izlaza</w:t>
      </w:r>
    </w:p>
    <w:p w14:paraId="1348BF8A"/>
    <w:p w14:paraId="68E8D670">
      <w:pPr>
        <w:pStyle w:val="8"/>
      </w:pPr>
      <w:r>
        <w:t>Izlaz treba da bude aktivan samo kada je prethodno detektovano stanje S1 i kada se pojavi odgovarajuća kombinacija ulaza.</w:t>
      </w:r>
      <w:r>
        <w:rPr>
          <w:lang w:val="en-US"/>
        </w:rPr>
        <w:t xml:space="preserve"> </w:t>
      </w:r>
      <w:r>
        <w:t>Uslov aktiviranja izlaza je:</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0"/>
        <w:gridCol w:w="7763"/>
        <w:gridCol w:w="1039"/>
      </w:tblGrid>
      <w:tr w14:paraId="187FC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0" w:type="dxa"/>
            <w:tcBorders>
              <w:top w:val="nil"/>
              <w:left w:val="nil"/>
              <w:bottom w:val="nil"/>
              <w:right w:val="nil"/>
            </w:tcBorders>
          </w:tcPr>
          <w:p w14:paraId="47778790">
            <w:pPr>
              <w:widowControl w:val="0"/>
            </w:pPr>
          </w:p>
        </w:tc>
        <w:tc>
          <w:tcPr>
            <w:tcW w:w="7763" w:type="dxa"/>
            <w:tcBorders>
              <w:top w:val="nil"/>
              <w:left w:val="nil"/>
              <w:bottom w:val="nil"/>
              <w:right w:val="nil"/>
            </w:tcBorders>
          </w:tcPr>
          <w:p w14:paraId="4F988956">
            <w:pPr>
              <w:widowControl w:val="0"/>
              <w:jc w:val="center"/>
            </w:pPr>
            <w:r>
              <w:t>Z = 1 ako je Q = 1 i (ABC = 010 ili 011 ili 100)</w:t>
            </w:r>
            <w:r>
              <w:rPr>
                <w:lang w:val="en-US"/>
              </w:rPr>
              <w:t>.</w:t>
            </w:r>
          </w:p>
        </w:tc>
        <w:tc>
          <w:tcPr>
            <w:tcW w:w="1039" w:type="dxa"/>
            <w:tcBorders>
              <w:top w:val="nil"/>
              <w:left w:val="nil"/>
              <w:bottom w:val="nil"/>
              <w:right w:val="nil"/>
            </w:tcBorders>
          </w:tcPr>
          <w:p w14:paraId="29D982E8">
            <w:pPr>
              <w:widowControl w:val="0"/>
              <w:jc w:val="right"/>
            </w:pPr>
            <w:r>
              <w:t xml:space="preserve"> (</w:t>
            </w:r>
            <w:r>
              <w:rPr>
                <w:lang w:val="en-US"/>
              </w:rPr>
              <w:t>4</w:t>
            </w:r>
            <w:r>
              <w:t>)</w:t>
            </w:r>
          </w:p>
        </w:tc>
      </w:tr>
    </w:tbl>
    <w:p w14:paraId="7A56BD28">
      <w:pPr>
        <w:pStyle w:val="8"/>
      </w:pPr>
      <w:r>
        <w:t>Iz toga se dobija logički izraz:</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8"/>
        <w:gridCol w:w="3987"/>
        <w:gridCol w:w="2527"/>
      </w:tblGrid>
      <w:tr w14:paraId="04D85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28" w:type="dxa"/>
            <w:tcBorders>
              <w:top w:val="nil"/>
              <w:left w:val="nil"/>
              <w:bottom w:val="nil"/>
              <w:right w:val="nil"/>
            </w:tcBorders>
          </w:tcPr>
          <w:p w14:paraId="6CA3A03D">
            <w:pPr>
              <w:widowControl w:val="0"/>
              <w:jc w:val="center"/>
            </w:pPr>
          </w:p>
        </w:tc>
        <w:tc>
          <w:tcPr>
            <w:tcW w:w="3987" w:type="dxa"/>
            <w:tcBorders>
              <w:top w:val="nil"/>
              <w:left w:val="nil"/>
              <w:bottom w:val="nil"/>
              <w:right w:val="nil"/>
            </w:tcBorders>
          </w:tcPr>
          <w:p w14:paraId="5C4735FA">
            <w:pPr>
              <w:widowControl w:val="0"/>
              <w:jc w:val="center"/>
              <w:rPr>
                <w:rFonts w:hint="default"/>
                <w:lang w:val="en-US"/>
              </w:rPr>
            </w:pPr>
            <m:oMath>
              <m:r>
                <m:rPr/>
                <w:rPr>
                  <w:rFonts w:hint="default" w:ascii="Cambria Math" w:hAnsi="Cambria Math" w:cs="Times New Roman"/>
                  <w:sz w:val="24"/>
                  <w:lang w:val="sr-Latn-CS" w:eastAsia="en-US" w:bidi="ar-SA"/>
                </w:rPr>
                <m:t>Z</m:t>
              </m:r>
              <m:r>
                <m:rPr/>
                <w:rPr>
                  <w:rFonts w:hint="default" w:ascii="Cambria Math" w:hAnsi="Cambria Math" w:cs="Times New Roman"/>
                  <w:sz w:val="24"/>
                  <w:lang w:val="en-US" w:eastAsia="en-US" w:bidi="ar-SA"/>
                </w:rPr>
                <m:t>=Q(</m:t>
              </m:r>
              <m:acc>
                <m:accPr>
                  <m:chr m:val="̅"/>
                  <m:ctrlPr>
                    <w:rPr>
                      <w:rFonts w:hint="default" w:ascii="Cambria Math" w:hAnsi="Cambria Math" w:cs="Times New Roman"/>
                      <w:i/>
                      <w:sz w:val="24"/>
                      <w:lang w:val="en-US" w:eastAsia="en-US" w:bidi="ar-SA"/>
                    </w:rPr>
                  </m:ctrlPr>
                </m:accPr>
                <m:e>
                  <m:r>
                    <m:rPr/>
                    <w:rPr>
                      <w:rFonts w:hint="default" w:ascii="Cambria Math" w:hAnsi="Cambria Math" w:cs="Times New Roman"/>
                      <w:sz w:val="24"/>
                      <w:lang w:val="en-US" w:eastAsia="en-US" w:bidi="ar-SA"/>
                    </w:rPr>
                    <m:t>A</m:t>
                  </m:r>
                  <m:ctrlPr>
                    <w:rPr>
                      <w:rFonts w:hint="default" w:ascii="Cambria Math" w:hAnsi="Cambria Math" w:cs="Times New Roman"/>
                      <w:i/>
                      <w:sz w:val="24"/>
                      <w:lang w:val="en-US" w:eastAsia="en-US" w:bidi="ar-SA"/>
                    </w:rPr>
                  </m:ctrlPr>
                </m:e>
              </m:acc>
              <m:r>
                <m:rPr/>
                <w:rPr>
                  <w:rFonts w:hint="default" w:ascii="Cambria Math" w:hAnsi="Cambria Math" w:cs="Times New Roman"/>
                  <w:sz w:val="24"/>
                  <w:lang w:val="en-US" w:eastAsia="en-US" w:bidi="ar-SA"/>
                </w:rPr>
                <m:t>B</m:t>
              </m:r>
              <m:acc>
                <m:accPr>
                  <m:chr m:val="̅"/>
                  <m:ctrlPr>
                    <w:rPr>
                      <w:rFonts w:hint="default" w:ascii="Cambria Math" w:hAnsi="Cambria Math" w:cs="Times New Roman"/>
                      <w:i/>
                      <w:sz w:val="24"/>
                      <w:lang w:val="en-US" w:eastAsia="en-US" w:bidi="ar-SA"/>
                    </w:rPr>
                  </m:ctrlPr>
                </m:accPr>
                <m:e>
                  <m:r>
                    <m:rPr/>
                    <w:rPr>
                      <w:rFonts w:hint="default" w:ascii="Cambria Math" w:hAnsi="Cambria Math" w:cs="Times New Roman"/>
                      <w:sz w:val="24"/>
                      <w:lang w:val="en-US" w:eastAsia="en-US" w:bidi="ar-SA"/>
                    </w:rPr>
                    <m:t>C</m:t>
                  </m:r>
                  <m:ctrlPr>
                    <w:rPr>
                      <w:rFonts w:hint="default" w:ascii="Cambria Math" w:hAnsi="Cambria Math" w:cs="Times New Roman"/>
                      <w:i/>
                      <w:sz w:val="24"/>
                      <w:lang w:val="en-US" w:eastAsia="en-US" w:bidi="ar-SA"/>
                    </w:rPr>
                  </m:ctrlPr>
                </m:e>
              </m:acc>
              <m:r>
                <m:rPr/>
                <w:rPr>
                  <w:rFonts w:hint="default" w:ascii="Cambria Math" w:hAnsi="Cambria Math" w:cs="Times New Roman"/>
                  <w:sz w:val="24"/>
                  <w:lang w:val="en-US" w:eastAsia="en-US" w:bidi="ar-SA"/>
                </w:rPr>
                <m:t>+</m:t>
              </m:r>
              <m:acc>
                <m:accPr>
                  <m:chr m:val="̅"/>
                  <m:ctrlPr>
                    <w:rPr>
                      <w:rFonts w:hint="default" w:ascii="Cambria Math" w:hAnsi="Cambria Math" w:cs="Times New Roman"/>
                      <w:i/>
                      <w:sz w:val="24"/>
                      <w:lang w:val="en-US" w:eastAsia="en-US" w:bidi="ar-SA"/>
                    </w:rPr>
                  </m:ctrlPr>
                </m:accPr>
                <m:e>
                  <m:r>
                    <m:rPr/>
                    <w:rPr>
                      <w:rFonts w:hint="default" w:ascii="Cambria Math" w:hAnsi="Cambria Math" w:cs="Times New Roman"/>
                      <w:sz w:val="24"/>
                      <w:lang w:val="en-US" w:eastAsia="en-US" w:bidi="ar-SA"/>
                    </w:rPr>
                    <m:t>A</m:t>
                  </m:r>
                  <m:ctrlPr>
                    <w:rPr>
                      <w:rFonts w:hint="default" w:ascii="Cambria Math" w:hAnsi="Cambria Math" w:cs="Times New Roman"/>
                      <w:i/>
                      <w:sz w:val="24"/>
                      <w:lang w:val="en-US" w:eastAsia="en-US" w:bidi="ar-SA"/>
                    </w:rPr>
                  </m:ctrlPr>
                </m:e>
              </m:acc>
              <m:r>
                <m:rPr/>
                <w:rPr>
                  <w:rFonts w:hint="default" w:ascii="Cambria Math" w:hAnsi="Cambria Math" w:cs="Times New Roman"/>
                  <w:sz w:val="24"/>
                  <w:lang w:val="en-US" w:eastAsia="en-US" w:bidi="ar-SA"/>
                </w:rPr>
                <m:t>BC+A</m:t>
              </m:r>
              <m:acc>
                <m:accPr>
                  <m:chr m:val="̅"/>
                  <m:ctrlPr>
                    <w:rPr>
                      <w:rFonts w:hint="default" w:ascii="Cambria Math" w:hAnsi="Cambria Math" w:cs="Times New Roman"/>
                      <w:i/>
                      <w:sz w:val="24"/>
                      <w:lang w:val="en-US" w:eastAsia="en-US" w:bidi="ar-SA"/>
                    </w:rPr>
                  </m:ctrlPr>
                </m:accPr>
                <m:e>
                  <m:r>
                    <m:rPr/>
                    <w:rPr>
                      <w:rFonts w:hint="default" w:ascii="Cambria Math" w:hAnsi="Cambria Math" w:cs="Times New Roman"/>
                      <w:sz w:val="24"/>
                      <w:lang w:val="en-US" w:eastAsia="en-US" w:bidi="ar-SA"/>
                    </w:rPr>
                    <m:t>B</m:t>
                  </m:r>
                  <m:ctrlPr>
                    <w:rPr>
                      <w:rFonts w:hint="default" w:ascii="Cambria Math" w:hAnsi="Cambria Math" w:cs="Times New Roman"/>
                      <w:i/>
                      <w:sz w:val="24"/>
                      <w:lang w:val="en-US" w:eastAsia="en-US" w:bidi="ar-SA"/>
                    </w:rPr>
                  </m:ctrlPr>
                </m:e>
              </m:acc>
              <m:acc>
                <m:accPr>
                  <m:chr m:val="̅"/>
                  <m:ctrlPr>
                    <w:rPr>
                      <w:rFonts w:hint="default" w:ascii="Cambria Math" w:hAnsi="Cambria Math" w:cs="Times New Roman"/>
                      <w:i/>
                      <w:sz w:val="24"/>
                      <w:lang w:val="en-US" w:eastAsia="en-US" w:bidi="ar-SA"/>
                    </w:rPr>
                  </m:ctrlPr>
                </m:accPr>
                <m:e>
                  <m:r>
                    <m:rPr/>
                    <w:rPr>
                      <w:rFonts w:hint="default" w:ascii="Cambria Math" w:hAnsi="Cambria Math" w:cs="Times New Roman"/>
                      <w:sz w:val="24"/>
                      <w:lang w:val="en-US" w:eastAsia="en-US" w:bidi="ar-SA"/>
                    </w:rPr>
                    <m:t>C</m:t>
                  </m:r>
                  <m:ctrlPr>
                    <w:rPr>
                      <w:rFonts w:hint="default" w:ascii="Cambria Math" w:hAnsi="Cambria Math" w:cs="Times New Roman"/>
                      <w:i/>
                      <w:sz w:val="24"/>
                      <w:lang w:val="en-US" w:eastAsia="en-US" w:bidi="ar-SA"/>
                    </w:rPr>
                  </m:ctrlPr>
                </m:e>
              </m:acc>
              <m:r>
                <m:rPr/>
                <w:rPr>
                  <w:rFonts w:hint="default" w:ascii="Cambria Math" w:hAnsi="Cambria Math" w:cs="Times New Roman"/>
                  <w:sz w:val="24"/>
                  <w:lang w:val="en-US" w:eastAsia="en-US" w:bidi="ar-SA"/>
                </w:rPr>
                <m:t>)</m:t>
              </m:r>
            </m:oMath>
            <w:r>
              <w:rPr>
                <w:rFonts w:hint="default" w:hAnsi="Cambria Math" w:cs="Times New Roman"/>
                <w:i w:val="0"/>
                <w:sz w:val="24"/>
                <w:lang w:val="en-US" w:eastAsia="en-US" w:bidi="ar-SA"/>
              </w:rPr>
              <w:t>.</w:t>
            </w:r>
          </w:p>
        </w:tc>
        <w:tc>
          <w:tcPr>
            <w:tcW w:w="2527" w:type="dxa"/>
            <w:tcBorders>
              <w:top w:val="nil"/>
              <w:left w:val="nil"/>
              <w:bottom w:val="nil"/>
              <w:right w:val="nil"/>
            </w:tcBorders>
          </w:tcPr>
          <w:p w14:paraId="32EE8E5D">
            <w:pPr>
              <w:widowControl w:val="0"/>
              <w:jc w:val="right"/>
            </w:pPr>
            <w:r>
              <w:t xml:space="preserve"> (</w:t>
            </w:r>
            <w:r>
              <w:rPr>
                <w:lang w:val="en-US"/>
              </w:rPr>
              <w:t>5</w:t>
            </w:r>
            <w:r>
              <w:t>)</w:t>
            </w:r>
          </w:p>
        </w:tc>
      </w:tr>
    </w:tbl>
    <w:p w14:paraId="6FAF346F">
      <w:pPr>
        <w:pStyle w:val="3"/>
      </w:pPr>
      <w:r>
        <w:t>1.4 Moguća principska rešenja</w:t>
      </w:r>
    </w:p>
    <w:p w14:paraId="2F7B6A94">
      <w:pPr>
        <w:pStyle w:val="8"/>
      </w:pPr>
      <w:r>
        <w:t>Automat se može realizovati korišćenjem različitih tipova flip-flopova.</w:t>
      </w:r>
    </w:p>
    <w:p w14:paraId="2CB48B1B">
      <w:pPr>
        <w:pStyle w:val="8"/>
      </w:pPr>
      <w:r>
        <w:rPr>
          <w:u w:val="single"/>
        </w:rPr>
        <w:t>Realizacija pomoću JK flip-flopa</w:t>
      </w:r>
      <w:r>
        <w:t xml:space="preserve"> (koristi eksitacionu tabelu, komplikovanija analiza, manja kombinaciona logika, efikasniji hardver). Kod ove realizacije određuju se pobudne funkcije:</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1"/>
      </w:tblGrid>
      <w:tr w14:paraId="5086D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Borders>
              <w:top w:val="nil"/>
              <w:left w:val="nil"/>
              <w:bottom w:val="nil"/>
              <w:right w:val="nil"/>
            </w:tcBorders>
          </w:tcPr>
          <w:p w14:paraId="25494E65">
            <w:pPr>
              <w:widowControl w:val="0"/>
            </w:pPr>
          </w:p>
        </w:tc>
        <w:tc>
          <w:tcPr>
            <w:tcW w:w="3081" w:type="dxa"/>
            <w:tcBorders>
              <w:top w:val="nil"/>
              <w:left w:val="nil"/>
              <w:bottom w:val="nil"/>
              <w:right w:val="nil"/>
            </w:tcBorders>
          </w:tcPr>
          <w:p w14:paraId="08514C64">
            <w:pPr>
              <w:widowControl w:val="0"/>
              <w:jc w:val="center"/>
            </w:pPr>
            <w:r>
              <w:t>J = J(Qₙ, A, B, C)</w:t>
            </w:r>
            <w:r>
              <w:rPr>
                <w:lang w:val="en-US"/>
              </w:rPr>
              <w:t>,</w:t>
            </w:r>
          </w:p>
        </w:tc>
        <w:tc>
          <w:tcPr>
            <w:tcW w:w="3081" w:type="dxa"/>
            <w:tcBorders>
              <w:top w:val="nil"/>
              <w:left w:val="nil"/>
              <w:bottom w:val="nil"/>
              <w:right w:val="nil"/>
            </w:tcBorders>
          </w:tcPr>
          <w:p w14:paraId="31EC47AF">
            <w:pPr>
              <w:widowControl w:val="0"/>
              <w:jc w:val="right"/>
            </w:pPr>
            <w:r>
              <w:t>(</w:t>
            </w:r>
            <w:r>
              <w:rPr>
                <w:lang w:val="en-US"/>
              </w:rPr>
              <w:t>6</w:t>
            </w:r>
            <w:r>
              <w:t>)</w:t>
            </w:r>
          </w:p>
        </w:tc>
      </w:tr>
      <w:tr w14:paraId="62D50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Borders>
              <w:top w:val="nil"/>
              <w:left w:val="nil"/>
              <w:bottom w:val="nil"/>
              <w:right w:val="nil"/>
            </w:tcBorders>
          </w:tcPr>
          <w:p w14:paraId="5FE467A1">
            <w:pPr>
              <w:widowControl w:val="0"/>
              <w:rPr>
                <w:lang w:val="en-US"/>
              </w:rPr>
            </w:pPr>
          </w:p>
        </w:tc>
        <w:tc>
          <w:tcPr>
            <w:tcW w:w="3081" w:type="dxa"/>
            <w:tcBorders>
              <w:top w:val="nil"/>
              <w:left w:val="nil"/>
              <w:bottom w:val="nil"/>
              <w:right w:val="nil"/>
            </w:tcBorders>
          </w:tcPr>
          <w:p w14:paraId="58686B78">
            <w:pPr>
              <w:widowControl w:val="0"/>
              <w:jc w:val="center"/>
              <w:rPr>
                <w:lang w:val="en-US"/>
              </w:rPr>
            </w:pPr>
            <w:r>
              <w:t>K = K(Qₙ, A, B, C)</w:t>
            </w:r>
            <w:r>
              <w:rPr>
                <w:lang w:val="en-US"/>
              </w:rPr>
              <w:t>.</w:t>
            </w:r>
          </w:p>
        </w:tc>
        <w:tc>
          <w:tcPr>
            <w:tcW w:w="3081" w:type="dxa"/>
            <w:tcBorders>
              <w:top w:val="nil"/>
              <w:left w:val="nil"/>
              <w:bottom w:val="nil"/>
              <w:right w:val="nil"/>
            </w:tcBorders>
          </w:tcPr>
          <w:p w14:paraId="38EFCE95">
            <w:pPr>
              <w:widowControl w:val="0"/>
              <w:jc w:val="right"/>
              <w:rPr>
                <w:lang w:val="en-US"/>
              </w:rPr>
            </w:pPr>
            <w:r>
              <w:t>(</w:t>
            </w:r>
            <w:r>
              <w:rPr>
                <w:lang w:val="en-US"/>
              </w:rPr>
              <w:t>7</w:t>
            </w:r>
            <w:r>
              <w:t>)</w:t>
            </w:r>
          </w:p>
        </w:tc>
      </w:tr>
    </w:tbl>
    <w:p w14:paraId="220E86DF">
      <w:pPr>
        <w:pStyle w:val="8"/>
      </w:pPr>
      <w:r>
        <w:t>Prednost ovog pristupa je mogućnost minimizacije logike zbog postojanja nedefinisanih stanja u eksitacionoj tabeli flip-flopa.</w:t>
      </w:r>
    </w:p>
    <w:p w14:paraId="2258D089">
      <w:pPr>
        <w:pStyle w:val="8"/>
      </w:pPr>
      <w:r>
        <w:rPr>
          <w:u w:val="single"/>
        </w:rPr>
        <w:t>Realizacija pomoću D flip-flopa</w:t>
      </w:r>
      <w:r>
        <w:rPr>
          <w:lang w:val="en-US"/>
        </w:rPr>
        <w:t xml:space="preserve"> (ve</w:t>
      </w:r>
      <w:r>
        <w:t>ć</w:t>
      </w:r>
      <w:r>
        <w:rPr>
          <w:lang w:val="en-US"/>
        </w:rPr>
        <w:t>a kombinaciona logika, jednostavnija analiza, lak</w:t>
      </w:r>
      <w:r>
        <w:t>š</w:t>
      </w:r>
      <w:r>
        <w:rPr>
          <w:lang w:val="en-US"/>
        </w:rPr>
        <w:t xml:space="preserve">e projektovanje). </w:t>
      </w:r>
      <w:r>
        <w:t>Kod D flip-flopa sledeće stanje je direktno određeno:</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1"/>
      </w:tblGrid>
      <w:tr w14:paraId="5126F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Borders>
              <w:top w:val="nil"/>
              <w:left w:val="nil"/>
              <w:bottom w:val="nil"/>
              <w:right w:val="nil"/>
            </w:tcBorders>
          </w:tcPr>
          <w:p w14:paraId="4444E219">
            <w:pPr>
              <w:widowControl w:val="0"/>
            </w:pPr>
          </w:p>
        </w:tc>
        <w:tc>
          <w:tcPr>
            <w:tcW w:w="3081" w:type="dxa"/>
            <w:tcBorders>
              <w:top w:val="nil"/>
              <w:left w:val="nil"/>
              <w:bottom w:val="nil"/>
              <w:right w:val="nil"/>
            </w:tcBorders>
          </w:tcPr>
          <w:p w14:paraId="21A2BA1E">
            <w:pPr>
              <w:widowControl w:val="0"/>
              <w:jc w:val="center"/>
            </w:pPr>
            <w:r>
              <w:t>D = Qₙ₊₁</w:t>
            </w:r>
            <w:r>
              <w:rPr>
                <w:lang w:val="en-US"/>
              </w:rPr>
              <w:t>.</w:t>
            </w:r>
          </w:p>
        </w:tc>
        <w:tc>
          <w:tcPr>
            <w:tcW w:w="3081" w:type="dxa"/>
            <w:tcBorders>
              <w:top w:val="nil"/>
              <w:left w:val="nil"/>
              <w:bottom w:val="nil"/>
              <w:right w:val="nil"/>
            </w:tcBorders>
          </w:tcPr>
          <w:p w14:paraId="7ACACCFD">
            <w:pPr>
              <w:widowControl w:val="0"/>
              <w:jc w:val="right"/>
            </w:pPr>
            <w:r>
              <w:t>(</w:t>
            </w:r>
            <w:r>
              <w:rPr>
                <w:lang w:val="en-US"/>
              </w:rPr>
              <w:t>8</w:t>
            </w:r>
            <w:r>
              <w:t>)</w:t>
            </w:r>
          </w:p>
        </w:tc>
      </w:tr>
    </w:tbl>
    <w:p w14:paraId="5F452DC0">
      <w:pPr>
        <w:pStyle w:val="8"/>
        <w:rPr>
          <w:lang w:val="sr-Latn-RS"/>
        </w:rPr>
      </w:pPr>
      <w:r>
        <w:t>Ova realizacija je jednostavnija za projektovanje i opis u VHDL-u, ali često zahteva veći broj logičkih kola.</w:t>
      </w:r>
    </w:p>
    <w:p w14:paraId="2D79A358">
      <w:pPr>
        <w:pStyle w:val="8"/>
        <w:rPr>
          <w:lang w:val="sr-Latn-RS"/>
        </w:rPr>
      </w:pPr>
    </w:p>
    <w:p w14:paraId="7BF8F8A9">
      <w:pPr>
        <w:pStyle w:val="3"/>
      </w:pPr>
      <w:r>
        <w:t>1.5 Ograničenja u radu kola</w:t>
      </w:r>
    </w:p>
    <w:p w14:paraId="19686A67"/>
    <w:p w14:paraId="55C6A066">
      <w:pPr>
        <w:pStyle w:val="8"/>
      </w:pPr>
      <w:r>
        <w:t>Pošto se radi o sinhronom kolu, rad je ograničen frekvencijom takta. Period takta mora zadovoljiti uslov:</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8"/>
        <w:gridCol w:w="3250"/>
        <w:gridCol w:w="3014"/>
      </w:tblGrid>
      <w:tr w14:paraId="0D469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8" w:type="dxa"/>
            <w:tcBorders>
              <w:top w:val="nil"/>
              <w:left w:val="nil"/>
              <w:bottom w:val="nil"/>
              <w:right w:val="nil"/>
            </w:tcBorders>
          </w:tcPr>
          <w:p w14:paraId="40043EA0">
            <w:pPr>
              <w:widowControl w:val="0"/>
            </w:pPr>
          </w:p>
        </w:tc>
        <w:tc>
          <w:tcPr>
            <w:tcW w:w="3250" w:type="dxa"/>
            <w:tcBorders>
              <w:top w:val="nil"/>
              <w:left w:val="nil"/>
              <w:bottom w:val="nil"/>
              <w:right w:val="nil"/>
            </w:tcBorders>
          </w:tcPr>
          <w:p w14:paraId="7DE3443B">
            <w:pPr>
              <w:widowControl w:val="0"/>
              <w:jc w:val="center"/>
            </w:pPr>
            <w:r>
              <w:t>Tclk ≥ tpd + tsetup + t</w:t>
            </w:r>
            <w:r>
              <w:rPr>
                <w:lang w:val="en-US"/>
              </w:rPr>
              <w:t>ks,</w:t>
            </w:r>
          </w:p>
        </w:tc>
        <w:tc>
          <w:tcPr>
            <w:tcW w:w="3014" w:type="dxa"/>
            <w:tcBorders>
              <w:top w:val="nil"/>
              <w:left w:val="nil"/>
              <w:bottom w:val="nil"/>
              <w:right w:val="nil"/>
            </w:tcBorders>
          </w:tcPr>
          <w:p w14:paraId="12BD8FE9">
            <w:pPr>
              <w:widowControl w:val="0"/>
              <w:jc w:val="right"/>
            </w:pPr>
            <w:r>
              <w:t>(</w:t>
            </w:r>
            <w:r>
              <w:rPr>
                <w:lang w:val="en-US"/>
              </w:rPr>
              <w:t>9</w:t>
            </w:r>
            <w:r>
              <w:t>)</w:t>
            </w:r>
          </w:p>
        </w:tc>
      </w:tr>
    </w:tbl>
    <w:p w14:paraId="68091A9F">
      <w:pPr>
        <w:ind w:firstLine="0"/>
      </w:pPr>
      <w:r>
        <w:t>gde je:</w:t>
      </w:r>
    </w:p>
    <w:p w14:paraId="404F2957">
      <w:pPr>
        <w:rPr>
          <w:lang w:val="en-US"/>
        </w:rPr>
      </w:pPr>
      <w:r>
        <w:t xml:space="preserve">tpd </w:t>
      </w:r>
      <w:r>
        <w:rPr>
          <w:b/>
          <w:bCs/>
          <w:lang w:val="en-US"/>
        </w:rPr>
        <w:t>-</w:t>
      </w:r>
      <w:r>
        <w:t xml:space="preserve"> propagaciono kašnjenje kombinacione mreže</w:t>
      </w:r>
      <w:r>
        <w:rPr>
          <w:lang w:val="en-US"/>
        </w:rPr>
        <w:t>,</w:t>
      </w:r>
    </w:p>
    <w:p w14:paraId="37F1D7CE">
      <w:pPr>
        <w:rPr>
          <w:lang w:val="en-US"/>
        </w:rPr>
      </w:pPr>
      <w:r>
        <w:t xml:space="preserve">tsetup </w:t>
      </w:r>
      <w:r>
        <w:rPr>
          <w:b/>
          <w:bCs/>
          <w:lang w:val="en-US"/>
        </w:rPr>
        <w:t>-</w:t>
      </w:r>
      <w:r>
        <w:t xml:space="preserve"> vreme uspostavljanja flip-flopa</w:t>
      </w:r>
      <w:r>
        <w:rPr>
          <w:lang w:val="en-US"/>
        </w:rPr>
        <w:t>,</w:t>
      </w:r>
    </w:p>
    <w:p w14:paraId="53F0D493">
      <w:pPr>
        <w:rPr>
          <w:lang w:val="en-US"/>
        </w:rPr>
      </w:pPr>
      <w:r>
        <w:t>t</w:t>
      </w:r>
      <w:r>
        <w:rPr>
          <w:lang w:val="en-US"/>
        </w:rPr>
        <w:t>ks</w:t>
      </w:r>
      <w:r>
        <w:t xml:space="preserve"> </w:t>
      </w:r>
      <w:r>
        <w:rPr>
          <w:b/>
          <w:bCs/>
          <w:lang w:val="en-US"/>
        </w:rPr>
        <w:t>-</w:t>
      </w:r>
      <w:r>
        <w:t xml:space="preserve"> kašnjenje taktnog signala</w:t>
      </w:r>
      <w:r>
        <w:rPr>
          <w:lang w:val="en-US"/>
        </w:rPr>
        <w:t>.</w:t>
      </w:r>
    </w:p>
    <w:p w14:paraId="5917E3F7">
      <w:pPr>
        <w:pStyle w:val="8"/>
        <w:rPr>
          <w:lang w:val="en-US"/>
        </w:rPr>
      </w:pPr>
      <w:r>
        <w:t>Maksimalna radna frekvencija iznosi:</w:t>
      </w:r>
      <w:r>
        <w:rPr>
          <w:lang w:val="en-US"/>
        </w:rPr>
        <w:t xml:space="preserve">  </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1"/>
      </w:tblGrid>
      <w:tr w14:paraId="20241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Borders>
              <w:top w:val="nil"/>
              <w:left w:val="nil"/>
              <w:bottom w:val="nil"/>
              <w:right w:val="nil"/>
            </w:tcBorders>
          </w:tcPr>
          <w:p w14:paraId="04916F66">
            <w:pPr>
              <w:widowControl w:val="0"/>
              <w:rPr>
                <w:lang w:val="en-US"/>
              </w:rPr>
            </w:pPr>
          </w:p>
        </w:tc>
        <w:tc>
          <w:tcPr>
            <w:tcW w:w="3081" w:type="dxa"/>
            <w:tcBorders>
              <w:top w:val="nil"/>
              <w:left w:val="nil"/>
              <w:bottom w:val="nil"/>
              <w:right w:val="nil"/>
            </w:tcBorders>
          </w:tcPr>
          <w:p w14:paraId="5A6B4869">
            <w:pPr>
              <w:widowControl w:val="0"/>
              <w:jc w:val="center"/>
              <w:rPr>
                <w:lang w:val="en-US"/>
              </w:rPr>
            </w:pPr>
            <w:r>
              <w:t>fmax = 1 / Tclk</w:t>
            </w:r>
            <w:r>
              <w:rPr>
                <w:lang w:val="en-US"/>
              </w:rPr>
              <w:t>.</w:t>
            </w:r>
          </w:p>
        </w:tc>
        <w:tc>
          <w:tcPr>
            <w:tcW w:w="3081" w:type="dxa"/>
            <w:tcBorders>
              <w:top w:val="nil"/>
              <w:left w:val="nil"/>
              <w:bottom w:val="nil"/>
              <w:right w:val="nil"/>
            </w:tcBorders>
          </w:tcPr>
          <w:p w14:paraId="60C5D25D">
            <w:pPr>
              <w:widowControl w:val="0"/>
              <w:jc w:val="right"/>
              <w:rPr>
                <w:lang w:val="en-US"/>
              </w:rPr>
            </w:pPr>
            <w:r>
              <w:t>(1</w:t>
            </w:r>
            <w:r>
              <w:rPr>
                <w:lang w:val="en-US"/>
              </w:rPr>
              <w:t>0</w:t>
            </w:r>
            <w:r>
              <w:t>)</w:t>
            </w:r>
          </w:p>
        </w:tc>
      </w:tr>
    </w:tbl>
    <w:p w14:paraId="242E45FF">
      <w:pPr>
        <w:pStyle w:val="8"/>
      </w:pPr>
      <w:r>
        <w:t>Prekoračenje ove frekvencije dovodi do pogrešnog prepoznavanja sekvence.</w:t>
      </w:r>
    </w:p>
    <w:p w14:paraId="1E4008AD">
      <w:pPr>
        <w:pStyle w:val="8"/>
      </w:pPr>
      <w:r>
        <w:t>Pošto automat ima samo dva stanja i koristi jedan flip-flop, broj mogućih stanja jednak je broju korišćenih stanja:</w:t>
      </w:r>
      <w:r>
        <w:rPr>
          <w:lang w:val="en-US"/>
        </w:rPr>
        <w:t xml:space="preserve"> </w:t>
      </w:r>
      <w:r>
        <w:t xml:space="preserve">2¹ = 2 </w:t>
      </w:r>
      <w:r>
        <w:rPr>
          <w:lang w:val="en-US"/>
        </w:rPr>
        <w:t xml:space="preserve">. </w:t>
      </w:r>
      <w:r>
        <w:t xml:space="preserve">Zbog toga zabranjena stanja ne postoje i nije potrebna dodatna </w:t>
      </w:r>
      <w:r>
        <w:rPr>
          <w:lang w:val="en-US"/>
        </w:rPr>
        <w:t>l</w:t>
      </w:r>
      <w:r>
        <w:t>ogika za oporavak iz nedozvoljenih stanja.</w:t>
      </w:r>
    </w:p>
    <w:p w14:paraId="6784500D">
      <w:pPr>
        <w:pStyle w:val="8"/>
        <w:rPr>
          <w:lang w:val="sv-SE"/>
        </w:rPr>
      </w:pPr>
      <w:r>
        <w:rPr>
          <w:lang w:val="sv-SE"/>
        </w:rPr>
        <w:t xml:space="preserve">Eksitaciona tabela se koristi prilikom popunjavanja funkcionalne tabele automata, dok se funkcionalna tablica koristi kod analize zabranjenih stanja. JK flip-flop je sekvencijalna mreža, što znači da njegovo sledeće stanje na izlazu ne zavisi samo od trenutne kombinacije na ulazima, već i od trenutnog stanja na izlazu. </w:t>
      </w:r>
    </w:p>
    <w:p w14:paraId="1999A1CD">
      <w:pPr>
        <w:pStyle w:val="8"/>
      </w:pPr>
      <w:r>
        <w:rPr>
          <w:lang w:val="sv-SE"/>
        </w:rPr>
        <w:t xml:space="preserve">Na slici 1.1 je sa </w:t>
      </w:r>
      <w:r>
        <w:t>Qₙ</w:t>
      </w:r>
      <w:r>
        <w:rPr>
          <w:lang w:val="sv-SE"/>
        </w:rPr>
        <w:t xml:space="preserve"> označeno trenutno stanje, a sa </w:t>
      </w:r>
      <w:r>
        <w:t>Qₙ₊₁</w:t>
      </w:r>
      <w:r>
        <w:rPr>
          <w:lang w:val="en-US"/>
        </w:rPr>
        <w:t xml:space="preserve"> slede</w:t>
      </w:r>
      <w:r>
        <w:rPr>
          <w:lang w:val="sv-SE"/>
        </w:rPr>
        <w:t xml:space="preserve">će stanje. Ukoliko je kombinacija na ulazima u trenutku odlučivanja 00 tada će sledeće stanje flip-flopa biti isto kao prethodno, tj. aktivno je memorisnaje. Ako </w:t>
      </w:r>
      <w:r>
        <w:t>je</w:t>
      </w:r>
      <w:r>
        <w:rPr>
          <w:lang w:val="sv-SE"/>
        </w:rPr>
        <w:t xml:space="preserve"> kombinacija na ulazima 01 aktivan je reset, a ako je 10 aktivan je set. Ukoliko je na ulazima kombinacija 11 tada će buduće stanje biti invertovana vrednost trenutnog stanja na izlazu. Ovo se sve dešava u trenutku odlučivanja flip-flopa, što je ili rastuća ili opadajuća ivica taktnog signala, kojeg svaki flip-flop sadrži. Eksitaciona tabela je izvedena iz funkcionalne tabele.</w:t>
      </w:r>
    </w:p>
    <w:p w14:paraId="35E0FDDB">
      <w:pPr>
        <w:jc w:val="center"/>
      </w:pPr>
      <w:r>
        <w:drawing>
          <wp:inline distT="0" distB="0" distL="114300" distR="114300">
            <wp:extent cx="3689350" cy="1839595"/>
            <wp:effectExtent l="0" t="0" r="6350" b="825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3689350" cy="1839595"/>
                    </a:xfrm>
                    <a:prstGeom prst="rect">
                      <a:avLst/>
                    </a:prstGeom>
                    <a:noFill/>
                    <a:ln>
                      <a:noFill/>
                    </a:ln>
                  </pic:spPr>
                </pic:pic>
              </a:graphicData>
            </a:graphic>
          </wp:inline>
        </w:drawing>
      </w:r>
    </w:p>
    <w:p w14:paraId="13777FDF">
      <w:pPr>
        <w:jc w:val="center"/>
        <w:rPr>
          <w:lang w:val="en-US"/>
        </w:rPr>
      </w:pPr>
      <w:r>
        <w:rPr>
          <w:i/>
          <w:iCs/>
          <w:lang w:val="en-US"/>
        </w:rPr>
        <w:t xml:space="preserve">Slika 1.1 </w:t>
      </w:r>
      <w:r>
        <w:rPr>
          <w:i/>
          <w:iCs/>
        </w:rPr>
        <w:t>Funkcionalna i eksitaciona tabela JK flip-flopa</w:t>
      </w:r>
    </w:p>
    <w:p w14:paraId="3BB4B9BC">
      <w:pPr>
        <w:pStyle w:val="8"/>
        <w:rPr>
          <w:lang w:val="en-US"/>
        </w:rPr>
      </w:pPr>
    </w:p>
    <w:p w14:paraId="6A714229">
      <w:pPr>
        <w:pStyle w:val="8"/>
      </w:pPr>
      <w:r>
        <w:rPr>
          <w:lang w:val="en-US"/>
        </w:rPr>
        <w:t>Na slici 1.2 je prikazana f</w:t>
      </w:r>
      <w:r>
        <w:t>unkcionalna tabela automata</w:t>
      </w:r>
      <w:r>
        <w:rPr>
          <w:lang w:val="en-US"/>
        </w:rPr>
        <w:t xml:space="preserve"> koja</w:t>
      </w:r>
      <w:r>
        <w:t xml:space="preserve"> predstavlja potpun opis ponašanja sekvencijalnog kola. U tabeli su prikazani svi mogući prelazi između stanja u zavisnosti od trenutnog stanja i vrednosti ulaznih promenljivih.</w:t>
      </w:r>
      <w:r>
        <w:rPr>
          <w:lang w:val="en-US"/>
        </w:rPr>
        <w:t xml:space="preserve"> </w:t>
      </w:r>
      <w:r>
        <w:t>Kolone tabele imaju sledeće značenje:</w:t>
      </w:r>
    </w:p>
    <w:p w14:paraId="160408EC">
      <w:pPr>
        <w:ind w:firstLine="0"/>
        <w:rPr>
          <w:lang w:val="en-US"/>
        </w:rPr>
      </w:pPr>
      <w:r>
        <w:rPr>
          <w:b/>
          <w:bCs/>
          <w:lang w:val="en-US"/>
        </w:rPr>
        <w:t>-</w:t>
      </w:r>
      <w:r>
        <w:rPr>
          <w:lang w:val="en-US"/>
        </w:rPr>
        <w:t xml:space="preserve"> </w:t>
      </w:r>
      <w:r>
        <w:t xml:space="preserve">Qₙ </w:t>
      </w:r>
      <w:r>
        <w:rPr>
          <w:b/>
          <w:bCs/>
          <w:lang w:val="en-US"/>
        </w:rPr>
        <w:t>-</w:t>
      </w:r>
      <w:r>
        <w:t xml:space="preserve"> trenutno stanje automata (stanje u tekućem taktnom intervalu)</w:t>
      </w:r>
      <w:r>
        <w:rPr>
          <w:lang w:val="en-US"/>
        </w:rPr>
        <w:t>,</w:t>
      </w:r>
    </w:p>
    <w:p w14:paraId="33D6FA09">
      <w:pPr>
        <w:ind w:firstLine="0"/>
        <w:rPr>
          <w:lang w:val="en-US"/>
        </w:rPr>
      </w:pPr>
      <w:r>
        <w:rPr>
          <w:b/>
          <w:bCs/>
          <w:lang w:val="en-US"/>
        </w:rPr>
        <w:t xml:space="preserve">- </w:t>
      </w:r>
      <w:r>
        <w:rPr>
          <w:lang w:val="en-US"/>
        </w:rPr>
        <w:t>u</w:t>
      </w:r>
      <w:r>
        <w:t xml:space="preserve">lazi (A, B, C) </w:t>
      </w:r>
      <w:r>
        <w:rPr>
          <w:b/>
          <w:bCs/>
          <w:lang w:val="en-US"/>
        </w:rPr>
        <w:t>-</w:t>
      </w:r>
      <w:r>
        <w:t xml:space="preserve"> kombinacija ulaznih promenljivih koja deluje na automat</w:t>
      </w:r>
      <w:r>
        <w:rPr>
          <w:lang w:val="en-US"/>
        </w:rPr>
        <w:t>,</w:t>
      </w:r>
    </w:p>
    <w:p w14:paraId="5942FCDD">
      <w:pPr>
        <w:ind w:firstLine="0"/>
        <w:rPr>
          <w:lang w:val="en-US"/>
        </w:rPr>
      </w:pPr>
      <w:r>
        <w:rPr>
          <w:b/>
          <w:bCs/>
          <w:lang w:val="en-US"/>
        </w:rPr>
        <w:t>-</w:t>
      </w:r>
      <w:r>
        <w:rPr>
          <w:lang w:val="en-US"/>
        </w:rPr>
        <w:t xml:space="preserve"> </w:t>
      </w:r>
      <w:r>
        <w:t xml:space="preserve">Qₙ₊₁ </w:t>
      </w:r>
      <w:r>
        <w:rPr>
          <w:b/>
          <w:bCs/>
          <w:lang w:val="en-US"/>
        </w:rPr>
        <w:t>-</w:t>
      </w:r>
      <w:r>
        <w:t xml:space="preserve"> sledeće stanje automata koje će biti upisano na narednoj ivici taktnog signala</w:t>
      </w:r>
      <w:r>
        <w:rPr>
          <w:lang w:val="en-US"/>
        </w:rPr>
        <w:t>,</w:t>
      </w:r>
    </w:p>
    <w:p w14:paraId="79EBA311">
      <w:pPr>
        <w:ind w:firstLine="0"/>
        <w:rPr>
          <w:lang w:val="en-US"/>
        </w:rPr>
      </w:pPr>
      <w:r>
        <w:rPr>
          <w:b/>
          <w:bCs/>
          <w:lang w:val="en-US"/>
        </w:rPr>
        <w:t>-</w:t>
      </w:r>
      <w:r>
        <w:rPr>
          <w:lang w:val="en-US"/>
        </w:rPr>
        <w:t xml:space="preserve"> </w:t>
      </w:r>
      <w:r>
        <w:t xml:space="preserve">Z </w:t>
      </w:r>
      <w:r>
        <w:rPr>
          <w:b/>
          <w:bCs/>
          <w:lang w:val="en-US"/>
        </w:rPr>
        <w:t>-</w:t>
      </w:r>
      <w:r>
        <w:t xml:space="preserve"> izlaz automata</w:t>
      </w:r>
      <w:r>
        <w:rPr>
          <w:lang w:val="en-US"/>
        </w:rPr>
        <w:t>.</w:t>
      </w:r>
    </w:p>
    <w:p w14:paraId="0C6F90CE">
      <w:pPr>
        <w:pStyle w:val="8"/>
        <w:rPr>
          <w:rFonts w:hint="default"/>
          <w:lang w:val="en-US"/>
        </w:rPr>
      </w:pPr>
      <w:r>
        <w:rPr>
          <w:rFonts w:hint="default"/>
          <w:lang w:val="en-US"/>
        </w:rPr>
        <w:t>Na osnovu date detekcije, crta se dijagram stanja.</w:t>
      </w:r>
    </w:p>
    <w:p w14:paraId="0B0EF78C">
      <w:pPr>
        <w:pStyle w:val="8"/>
        <w:jc w:val="center"/>
      </w:pPr>
      <w:r>
        <w:drawing>
          <wp:inline distT="0" distB="0" distL="114300" distR="114300">
            <wp:extent cx="5217795" cy="2348230"/>
            <wp:effectExtent l="0" t="0" r="1905" b="1397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6"/>
                    <a:stretch>
                      <a:fillRect/>
                    </a:stretch>
                  </pic:blipFill>
                  <pic:spPr>
                    <a:xfrm>
                      <a:off x="0" y="0"/>
                      <a:ext cx="5217795" cy="2348230"/>
                    </a:xfrm>
                    <a:prstGeom prst="rect">
                      <a:avLst/>
                    </a:prstGeom>
                    <a:noFill/>
                    <a:ln>
                      <a:noFill/>
                    </a:ln>
                  </pic:spPr>
                </pic:pic>
              </a:graphicData>
            </a:graphic>
          </wp:inline>
        </w:drawing>
      </w:r>
    </w:p>
    <w:p w14:paraId="5FDBBBE2">
      <w:pPr>
        <w:pStyle w:val="8"/>
        <w:jc w:val="center"/>
      </w:pPr>
      <w:r>
        <w:rPr>
          <w:i/>
          <w:iCs/>
        </w:rPr>
        <w:t>Slika 1.4 Dijagram stanja automata</w:t>
      </w:r>
      <w:ins w:id="0" w:author="Intel" w:date="2026-03-13T22:24:19Z">
        <w:r>
          <w:rPr/>
          <w:br w:type="textWrapping"/>
        </w:r>
      </w:ins>
    </w:p>
    <w:p w14:paraId="73E40D14">
      <w:pPr>
        <w:pStyle w:val="8"/>
        <w:jc w:val="both"/>
      </w:pPr>
      <w:r>
        <w:rPr>
          <w:lang w:val="en-US"/>
        </w:rPr>
        <w:t xml:space="preserve">Moduo je 2, nema zabranjenih stanja. </w:t>
      </w:r>
      <w:r>
        <w:t>Na dijagramu stanja prikazani su svi mogući prelazi automata između stanja u zavisnosti od vrednosti ulaznih promenljivih. Strelice predstavljaju promenu stanja na aktivnoj ivici taktnog signala, dok su uz njih upisane odgovarajuće vrednosti ulaza i izlaza.</w:t>
      </w:r>
      <w:r>
        <w:rPr>
          <w:lang w:val="en-US"/>
        </w:rPr>
        <w:t xml:space="preserve"> </w:t>
      </w:r>
      <w:r>
        <w:t>Pošto automat poseduje samo dva stanja, njegov modu</w:t>
      </w:r>
      <w:r>
        <w:rPr>
          <w:rFonts w:hint="default"/>
          <w:lang w:val="en-US"/>
        </w:rPr>
        <w:t xml:space="preserve">o </w:t>
      </w:r>
      <w:r>
        <w:t>iznosi 2. Sva stanja koja postoje u kodiranju su iskorišćena, pa zabranjena stanja ne postoje i nije potrebna dodatna logika za oporavak automata.</w:t>
      </w:r>
      <w:r>
        <w:rPr>
          <w:lang w:val="en-US"/>
        </w:rPr>
        <w:t xml:space="preserve"> </w:t>
      </w:r>
      <w:r>
        <w:t>Sa dijagrama se vidi da se stanje S1 dostiže samo nakon detekcije kombinacije 000, dok se izlaz aktivira samo u tačno definisanim prelazima.</w:t>
      </w:r>
      <w:r>
        <w:rPr>
          <w:lang w:val="en-US"/>
        </w:rPr>
        <w:t xml:space="preserve"> </w:t>
      </w:r>
      <w:r>
        <w:t>Time je obezbeđeno da automat reaguje isključivo na zadatu sekvencu i da nema lažnih aktiviranja izlaza.</w:t>
      </w:r>
    </w:p>
    <w:p w14:paraId="1599658B">
      <w:pPr>
        <w:pStyle w:val="8"/>
        <w:jc w:val="both"/>
      </w:pPr>
    </w:p>
    <w:p w14:paraId="0BC3BEEC">
      <w:pPr>
        <w:pStyle w:val="8"/>
      </w:pPr>
      <w:r>
        <w:t>Pošto izlaz zavisi i od trenutnog stanja i od ulaza, tabela opisuje Milijev automat.</w:t>
      </w:r>
    </w:p>
    <w:p w14:paraId="6F8013D6">
      <w:pPr>
        <w:ind w:firstLine="0"/>
        <w:jc w:val="center"/>
      </w:pPr>
      <w:r>
        <w:drawing>
          <wp:inline distT="0" distB="0" distL="114300" distR="114300">
            <wp:extent cx="2388870" cy="3569970"/>
            <wp:effectExtent l="0" t="0" r="1143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2388870" cy="3569970"/>
                    </a:xfrm>
                    <a:prstGeom prst="rect">
                      <a:avLst/>
                    </a:prstGeom>
                    <a:noFill/>
                    <a:ln>
                      <a:noFill/>
                    </a:ln>
                  </pic:spPr>
                </pic:pic>
              </a:graphicData>
            </a:graphic>
          </wp:inline>
        </w:drawing>
      </w:r>
    </w:p>
    <w:p w14:paraId="1F85EA1C">
      <w:pPr>
        <w:ind w:firstLine="0"/>
        <w:jc w:val="center"/>
        <w:rPr>
          <w:i/>
          <w:iCs/>
          <w:lang w:val="en-US"/>
        </w:rPr>
      </w:pPr>
      <w:r>
        <w:rPr>
          <w:i/>
          <w:iCs/>
          <w:lang w:val="en-US"/>
        </w:rPr>
        <w:t>Slika 1.2 Funkcionalna tabela Milijevog automata</w:t>
      </w:r>
    </w:p>
    <w:p w14:paraId="121B4DC8">
      <w:pPr>
        <w:pStyle w:val="8"/>
        <w:ind w:firstLine="0"/>
        <w:rPr>
          <w:lang w:val="sr-Latn-RS"/>
        </w:rPr>
      </w:pPr>
    </w:p>
    <w:p w14:paraId="6F730744">
      <w:pPr>
        <w:pStyle w:val="8"/>
      </w:pPr>
      <w:r>
        <w:t>Funkcionalna tabela automata sadrži sve moguće kombinacije trenutnog stanja Qₙ</w:t>
      </w:r>
      <w:r>
        <w:rPr>
          <w:lang w:val="en-US"/>
        </w:rPr>
        <w:t xml:space="preserve"> </w:t>
      </w:r>
      <w:r>
        <w:t>i ulaznih promenljivih A,</w:t>
      </w:r>
      <w:r>
        <w:rPr>
          <w:lang w:val="en-US"/>
        </w:rPr>
        <w:t xml:space="preserve"> </w:t>
      </w:r>
      <w:r>
        <w:t>B,</w:t>
      </w:r>
      <w:r>
        <w:rPr>
          <w:lang w:val="en-US"/>
        </w:rPr>
        <w:t xml:space="preserve"> </w:t>
      </w:r>
      <w:r>
        <w:t>C. Na osnovu njih određuju se sledeće stanje Qₙ₊₁</w:t>
      </w:r>
      <w:r>
        <w:rPr>
          <w:lang w:val="en-US"/>
        </w:rPr>
        <w:t xml:space="preserve"> </w:t>
      </w:r>
      <w:r>
        <w:t xml:space="preserve">i izlaz </w:t>
      </w:r>
      <w:r>
        <w:rPr>
          <w:lang w:val="en-US"/>
        </w:rPr>
        <w:t>Z</w:t>
      </w:r>
      <w:r>
        <w:t>.</w:t>
      </w:r>
      <w:r>
        <w:rPr>
          <w:lang w:val="en-US"/>
        </w:rPr>
        <w:t xml:space="preserve"> </w:t>
      </w:r>
      <w:r>
        <w:t>Automat ima dva stanja:</w:t>
      </w:r>
    </w:p>
    <w:p w14:paraId="1C19F342">
      <w:pPr>
        <w:pStyle w:val="8"/>
        <w:rPr>
          <w:lang w:val="en-US"/>
        </w:rPr>
      </w:pPr>
      <w:r>
        <w:rPr>
          <w:lang w:val="en-US"/>
        </w:rPr>
        <w:t xml:space="preserve">S0 </w:t>
      </w:r>
      <w:r>
        <w:rPr>
          <w:b/>
          <w:bCs/>
          <w:lang w:val="en-US"/>
        </w:rPr>
        <w:t>-</w:t>
      </w:r>
      <w:r>
        <w:t xml:space="preserve"> nije detektovana kombinacija 000</w:t>
      </w:r>
      <w:r>
        <w:rPr>
          <w:lang w:val="en-US"/>
        </w:rPr>
        <w:t xml:space="preserve">, </w:t>
      </w:r>
    </w:p>
    <w:p w14:paraId="3B5B950F">
      <w:pPr>
        <w:pStyle w:val="8"/>
        <w:rPr>
          <w:lang w:val="en-US"/>
        </w:rPr>
      </w:pPr>
      <w:r>
        <w:rPr>
          <w:lang w:val="en-US"/>
        </w:rPr>
        <w:t>S1</w:t>
      </w:r>
      <w:r>
        <w:rPr>
          <w:b/>
          <w:bCs/>
          <w:lang w:val="en-US"/>
        </w:rPr>
        <w:t>-</w:t>
      </w:r>
      <w:r>
        <w:t xml:space="preserve"> detektovana kombinacija 000 i očekuje se naredna kombinacija</w:t>
      </w:r>
      <w:r>
        <w:rPr>
          <w:lang w:val="en-US"/>
        </w:rPr>
        <w:t>.</w:t>
      </w:r>
    </w:p>
    <w:p w14:paraId="27F5EA40">
      <w:pPr>
        <w:pStyle w:val="8"/>
      </w:pPr>
      <w:r>
        <w:t>U prvoj polovini funkcionalne tabele nalazi se slučaj kada je Qₙ=0</w:t>
      </w:r>
      <w:r>
        <w:rPr>
          <w:lang w:val="en-US"/>
        </w:rPr>
        <w:t xml:space="preserve"> </w:t>
      </w:r>
      <w:r>
        <w:t>(stanje S</w:t>
      </w:r>
      <w:r>
        <w:rPr>
          <w:lang w:val="en-US"/>
        </w:rPr>
        <w:t>0</w:t>
      </w:r>
      <w:r>
        <w:t>).</w:t>
      </w:r>
      <w:r>
        <w:rPr>
          <w:lang w:val="en-US"/>
        </w:rPr>
        <w:t xml:space="preserve"> </w:t>
      </w:r>
      <w:r>
        <w:t>Automat tada proverava pojavu kombinacije 000.</w:t>
      </w:r>
      <w:r>
        <w:rPr>
          <w:lang w:val="en-US"/>
        </w:rPr>
        <w:t xml:space="preserve"> </w:t>
      </w:r>
      <w:r>
        <w:t>Samo u tom slučaju prelazi u stanje S1, dok za sve ostale kombinacije ulaza ostaje u stanju S0.</w:t>
      </w:r>
      <w:r>
        <w:rPr>
          <w:lang w:val="en-US"/>
        </w:rPr>
        <w:t xml:space="preserve"> </w:t>
      </w:r>
      <w:r>
        <w:t>Izlaz je u svim tim slučajevima jednak nuli.</w:t>
      </w:r>
    </w:p>
    <w:p w14:paraId="020444C9">
      <w:pPr>
        <w:pStyle w:val="8"/>
      </w:pPr>
      <w:r>
        <w:t>U drugoj polovini tabele nalazi se slučaj kada je Qₙ=1</w:t>
      </w:r>
      <w:r>
        <w:rPr>
          <w:lang w:val="en-US"/>
        </w:rPr>
        <w:t xml:space="preserve"> </w:t>
      </w:r>
      <w:r>
        <w:t>(stanje S1).</w:t>
      </w:r>
      <w:r>
        <w:rPr>
          <w:lang w:val="en-US"/>
        </w:rPr>
        <w:t xml:space="preserve"> </w:t>
      </w:r>
      <w:r>
        <w:t>Automat tada proverava da li nakon prethodne kombinacije 000 dolazi neka od kombinacija:</w:t>
      </w:r>
      <w:r>
        <w:rPr>
          <w:lang w:val="en-US"/>
        </w:rPr>
        <w:t xml:space="preserve"> </w:t>
      </w:r>
      <w:r>
        <w:t>010, 011 ili 100.</w:t>
      </w:r>
    </w:p>
    <w:p w14:paraId="4FE5BBB0">
      <w:pPr>
        <w:pStyle w:val="8"/>
        <w:rPr>
          <w:lang w:val="sr-Latn-RS"/>
        </w:rPr>
      </w:pPr>
      <w:r>
        <w:t>Ako se pojavi jedna od navedenih kombinacija, izlaz postaje 1 i automat se vraća u stanje S0.</w:t>
      </w:r>
    </w:p>
    <w:p w14:paraId="3833DFF3">
      <w:pPr>
        <w:pStyle w:val="8"/>
        <w:rPr>
          <w:lang w:val="sr-Latn-RS"/>
        </w:rPr>
      </w:pPr>
      <w:r>
        <w:t>Za sve ostale kombinacije izlaz ostaje 0, a automat takođe prelazi u stanje S0, osim u slučaju ponovnog pojavljivanja kombinacije 000 kada ostaje u stanju S1.</w:t>
      </w:r>
    </w:p>
    <w:p w14:paraId="47FD121D">
      <w:pPr>
        <w:pStyle w:val="8"/>
        <w:rPr>
          <w:lang w:val="sr-Latn-RS"/>
        </w:rPr>
      </w:pPr>
      <w:r>
        <w:t>Na osnovu kolona za sledeće stanje i izlaz</w:t>
      </w:r>
      <w:r>
        <w:rPr>
          <w:lang w:val="en-US"/>
        </w:rPr>
        <w:t>,</w:t>
      </w:r>
      <w:r>
        <w:t xml:space="preserve"> formiraju se pobudne funkcije flip-flopova i izlazna funkcija.</w:t>
      </w:r>
      <w:r>
        <w:rPr>
          <w:lang w:val="en-US"/>
        </w:rPr>
        <w:t xml:space="preserve"> </w:t>
      </w:r>
      <w:r>
        <w:t>Te vrednosti se zatim unose u Karnoove mape radi minimizacije logičkih izraza.</w:t>
      </w:r>
    </w:p>
    <w:p w14:paraId="0191B4DA">
      <w:pPr>
        <w:pStyle w:val="8"/>
      </w:pPr>
      <w:r>
        <w:t xml:space="preserve">Karnoove mape za ulaze flip-flopa i izlaz prikazane su na </w:t>
      </w:r>
      <w:r>
        <w:rPr>
          <w:lang w:val="en-US"/>
        </w:rPr>
        <w:t>slici 1.3</w:t>
      </w:r>
      <w:r>
        <w:t xml:space="preserve"> zajedno sa ucrtanim konturama minimizacije, na osnovu kojih se dobijaju konačne logičke jednačine automata.</w:t>
      </w:r>
    </w:p>
    <w:p w14:paraId="06FE8A13">
      <w:r>
        <w:br w:type="page"/>
      </w:r>
    </w:p>
    <w:p w14:paraId="506DB6FB">
      <w:pPr>
        <w:pStyle w:val="8"/>
        <w:jc w:val="center"/>
      </w:pPr>
      <w:r>
        <w:drawing>
          <wp:inline distT="0" distB="0" distL="114300" distR="114300">
            <wp:extent cx="5086350" cy="6525260"/>
            <wp:effectExtent l="0" t="0" r="0" b="889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8"/>
                    <a:stretch>
                      <a:fillRect/>
                    </a:stretch>
                  </pic:blipFill>
                  <pic:spPr>
                    <a:xfrm>
                      <a:off x="0" y="0"/>
                      <a:ext cx="5086350" cy="6525260"/>
                    </a:xfrm>
                    <a:prstGeom prst="rect">
                      <a:avLst/>
                    </a:prstGeom>
                    <a:noFill/>
                    <a:ln>
                      <a:noFill/>
                    </a:ln>
                  </pic:spPr>
                </pic:pic>
              </a:graphicData>
            </a:graphic>
          </wp:inline>
        </w:drawing>
      </w:r>
    </w:p>
    <w:p w14:paraId="6E03A768">
      <w:pPr>
        <w:jc w:val="center"/>
      </w:pPr>
      <w:r>
        <w:rPr>
          <w:i/>
          <w:iCs/>
          <w:lang w:val="en-US"/>
        </w:rPr>
        <w:t xml:space="preserve">Slika 1.3 </w:t>
      </w:r>
      <w:r>
        <w:rPr>
          <w:i/>
          <w:iCs/>
        </w:rPr>
        <w:t>Karnoove tablic</w:t>
      </w:r>
      <w:r>
        <w:rPr>
          <w:i/>
          <w:iCs/>
          <w:lang w:val="en-US"/>
        </w:rPr>
        <w:t>e</w:t>
      </w:r>
      <w:r>
        <w:rPr>
          <w:i/>
          <w:iCs/>
        </w:rPr>
        <w:t xml:space="preserve"> za uslove prelaz</w:t>
      </w:r>
      <w:bookmarkStart w:id="0" w:name="_GoBack"/>
      <w:bookmarkEnd w:id="0"/>
      <w:r>
        <w:rPr>
          <w:i/>
          <w:iCs/>
        </w:rPr>
        <w:t>a sa minimizacijom</w:t>
      </w:r>
    </w:p>
    <w:p w14:paraId="775A82DA">
      <w:pPr>
        <w:ind w:firstLine="0"/>
      </w:pPr>
    </w:p>
    <w:p w14:paraId="1D3A3CF1">
      <w:pPr>
        <w:pStyle w:val="8"/>
        <w:rPr>
          <w:lang w:val="en-US"/>
        </w:rPr>
      </w:pPr>
      <w:r>
        <w:t>Na osnovu ucrtanih kontura mogu se napisati jednačine za uslove prelaza. Konture su formirane zaokruživanjem jedinica pa su jednačine u obliku zbira proizvoda:</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6"/>
        <w:gridCol w:w="3525"/>
        <w:gridCol w:w="2801"/>
      </w:tblGrid>
      <w:tr w14:paraId="40364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6" w:type="dxa"/>
            <w:tcBorders>
              <w:top w:val="nil"/>
              <w:left w:val="nil"/>
              <w:bottom w:val="nil"/>
              <w:right w:val="nil"/>
            </w:tcBorders>
          </w:tcPr>
          <w:p w14:paraId="1C5CC899">
            <w:pPr>
              <w:widowControl w:val="0"/>
              <w:ind w:left="0" w:leftChars="0" w:firstLine="0" w:firstLineChars="0"/>
              <w:rPr>
                <w:lang w:val="en-US"/>
              </w:rPr>
            </w:pPr>
          </w:p>
        </w:tc>
        <w:tc>
          <w:tcPr>
            <w:tcW w:w="3525" w:type="dxa"/>
            <w:tcBorders>
              <w:top w:val="nil"/>
              <w:left w:val="nil"/>
              <w:bottom w:val="nil"/>
              <w:right w:val="nil"/>
            </w:tcBorders>
          </w:tcPr>
          <w:p w14:paraId="2E884550">
            <w:pPr>
              <w:widowControl w:val="0"/>
              <w:jc w:val="center"/>
              <w:rPr>
                <w:lang w:val="en-US"/>
              </w:rPr>
            </w:pPr>
            <m:oMath>
              <m:r>
                <m:rPr/>
                <w:rPr>
                  <w:rFonts w:ascii="Cambria Math" w:hAnsi="Cambria Math"/>
                  <w:lang w:val="en-US"/>
                </w:rPr>
                <m:t>J=</m:t>
              </m:r>
              <m:acc>
                <m:accPr>
                  <m:chr m:val="̅"/>
                  <m:ctrlPr>
                    <w:rPr>
                      <w:rFonts w:ascii="Cambria Math" w:hAnsi="Cambria Math"/>
                      <w:i/>
                      <w:lang w:val="en-US"/>
                    </w:rPr>
                  </m:ctrlPr>
                </m:accPr>
                <m:e>
                  <m:r>
                    <m:rPr/>
                    <w:rPr>
                      <w:rFonts w:ascii="Cambria Math" w:hAnsi="Cambria Math"/>
                      <w:lang w:val="en-US"/>
                    </w:rPr>
                    <m:t>QABC</m:t>
                  </m:r>
                  <m:ctrlPr>
                    <w:rPr>
                      <w:rFonts w:ascii="Cambria Math" w:hAnsi="Cambria Math"/>
                      <w:i/>
                      <w:lang w:val="en-US"/>
                    </w:rPr>
                  </m:ctrlPr>
                </m:e>
              </m:acc>
            </m:oMath>
            <w:r>
              <w:rPr>
                <w:rFonts w:hAnsi="Cambria Math"/>
                <w:lang w:val="en-US"/>
              </w:rPr>
              <w:t>,</w:t>
            </w:r>
          </w:p>
        </w:tc>
        <w:tc>
          <w:tcPr>
            <w:tcW w:w="2801" w:type="dxa"/>
            <w:tcBorders>
              <w:top w:val="nil"/>
              <w:left w:val="nil"/>
              <w:bottom w:val="nil"/>
              <w:right w:val="nil"/>
            </w:tcBorders>
          </w:tcPr>
          <w:p w14:paraId="3CD7DC96">
            <w:pPr>
              <w:widowControl w:val="0"/>
              <w:jc w:val="right"/>
              <w:rPr>
                <w:lang w:val="en-US"/>
              </w:rPr>
            </w:pPr>
            <w:r>
              <w:rPr>
                <w:rFonts w:hAnsi="Cambria Math"/>
                <w:lang w:val="en-US"/>
              </w:rPr>
              <w:t>(1</w:t>
            </w:r>
            <w:r>
              <w:rPr>
                <w:rFonts w:hint="default" w:hAnsi="Cambria Math"/>
                <w:lang w:val="en-US"/>
              </w:rPr>
              <w:t>1</w:t>
            </w:r>
            <w:r>
              <w:rPr>
                <w:rFonts w:hAnsi="Cambria Math"/>
                <w:lang w:val="en-US"/>
              </w:rPr>
              <w:t>)</w:t>
            </w:r>
          </w:p>
        </w:tc>
      </w:tr>
      <w:tr w14:paraId="513EB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6" w:type="dxa"/>
            <w:tcBorders>
              <w:top w:val="nil"/>
              <w:left w:val="nil"/>
              <w:bottom w:val="nil"/>
              <w:right w:val="nil"/>
            </w:tcBorders>
          </w:tcPr>
          <w:p w14:paraId="7E5FB6C0">
            <w:pPr>
              <w:widowControl w:val="0"/>
              <w:rPr>
                <w:lang w:val="en-US"/>
              </w:rPr>
            </w:pPr>
          </w:p>
        </w:tc>
        <w:tc>
          <w:tcPr>
            <w:tcW w:w="3525" w:type="dxa"/>
            <w:tcBorders>
              <w:top w:val="nil"/>
              <w:left w:val="nil"/>
              <w:bottom w:val="nil"/>
              <w:right w:val="nil"/>
            </w:tcBorders>
          </w:tcPr>
          <w:p w14:paraId="38F2EC7F">
            <w:pPr>
              <w:widowControl w:val="0"/>
              <w:jc w:val="center"/>
              <w:rPr>
                <w:lang w:val="en-US"/>
              </w:rPr>
            </w:pPr>
            <m:oMath>
              <m:r>
                <m:rPr/>
                <w:rPr>
                  <w:rFonts w:ascii="Cambria Math" w:hAnsi="Cambria Math"/>
                  <w:lang w:val="en-US"/>
                </w:rPr>
                <m:t>K=Q(A+B+C)</m:t>
              </m:r>
            </m:oMath>
            <w:r>
              <w:rPr>
                <w:rFonts w:hAnsi="Cambria Math"/>
                <w:lang w:val="en-US"/>
              </w:rPr>
              <w:t>,</w:t>
            </w:r>
          </w:p>
        </w:tc>
        <w:tc>
          <w:tcPr>
            <w:tcW w:w="2801" w:type="dxa"/>
            <w:tcBorders>
              <w:top w:val="nil"/>
              <w:left w:val="nil"/>
              <w:bottom w:val="nil"/>
              <w:right w:val="nil"/>
            </w:tcBorders>
          </w:tcPr>
          <w:p w14:paraId="5A678AA5">
            <w:pPr>
              <w:widowControl w:val="0"/>
              <w:jc w:val="right"/>
              <w:rPr>
                <w:lang w:val="en-US"/>
              </w:rPr>
            </w:pPr>
            <w:r>
              <w:rPr>
                <w:rFonts w:hAnsi="Cambria Math"/>
                <w:lang w:val="en-US"/>
              </w:rPr>
              <w:t>(1</w:t>
            </w:r>
            <w:r>
              <w:rPr>
                <w:rFonts w:hint="default" w:hAnsi="Cambria Math"/>
                <w:lang w:val="en-US"/>
              </w:rPr>
              <w:t>2</w:t>
            </w:r>
            <w:r>
              <w:rPr>
                <w:rFonts w:hAnsi="Cambria Math"/>
                <w:lang w:val="en-US"/>
              </w:rPr>
              <w:t>)</w:t>
            </w:r>
          </w:p>
        </w:tc>
      </w:tr>
      <w:tr w14:paraId="0A2F1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6" w:type="dxa"/>
            <w:tcBorders>
              <w:top w:val="nil"/>
              <w:left w:val="nil"/>
              <w:bottom w:val="nil"/>
              <w:right w:val="nil"/>
            </w:tcBorders>
          </w:tcPr>
          <w:p w14:paraId="6D60705F">
            <w:pPr>
              <w:widowControl w:val="0"/>
              <w:rPr>
                <w:lang w:val="en-US"/>
              </w:rPr>
            </w:pPr>
          </w:p>
        </w:tc>
        <w:tc>
          <w:tcPr>
            <w:tcW w:w="3525" w:type="dxa"/>
            <w:tcBorders>
              <w:top w:val="nil"/>
              <w:left w:val="nil"/>
              <w:bottom w:val="nil"/>
              <w:right w:val="nil"/>
            </w:tcBorders>
          </w:tcPr>
          <w:p w14:paraId="27C3CD2C">
            <w:pPr>
              <w:widowControl w:val="0"/>
              <w:jc w:val="center"/>
              <w:rPr>
                <w:lang w:val="en-US"/>
              </w:rPr>
            </w:pPr>
            <m:oMath>
              <m:r>
                <m:rPr/>
                <w:rPr>
                  <w:rFonts w:ascii="Cambria Math" w:hAnsi="Cambria Math"/>
                  <w:lang w:val="en-US"/>
                </w:rPr>
                <m:t>Z=Q(</m:t>
              </m:r>
              <m:acc>
                <m:accPr>
                  <m:chr m:val="̅"/>
                  <m:ctrlPr>
                    <w:rPr>
                      <w:rFonts w:ascii="Cambria Math" w:hAnsi="Cambria Math"/>
                      <w:i/>
                      <w:lang w:val="en-US"/>
                    </w:rPr>
                  </m:ctrlPr>
                </m:accPr>
                <m:e>
                  <m:r>
                    <m:rPr/>
                    <w:rPr>
                      <w:rFonts w:ascii="Cambria Math" w:hAnsi="Cambria Math"/>
                      <w:lang w:val="en-US"/>
                    </w:rPr>
                    <m:t>A</m:t>
                  </m:r>
                  <m:ctrlPr>
                    <w:rPr>
                      <w:rFonts w:ascii="Cambria Math" w:hAnsi="Cambria Math"/>
                      <w:i/>
                      <w:lang w:val="en-US"/>
                    </w:rPr>
                  </m:ctrlPr>
                </m:e>
              </m:acc>
              <m:r>
                <m:rPr/>
                <w:rPr>
                  <w:rFonts w:ascii="Cambria Math" w:hAnsi="Cambria Math"/>
                  <w:lang w:val="en-US"/>
                </w:rPr>
                <m:t>B+A</m:t>
              </m:r>
              <m:acc>
                <m:accPr>
                  <m:chr m:val="̅"/>
                  <m:ctrlPr>
                    <w:rPr>
                      <w:rFonts w:ascii="Cambria Math" w:hAnsi="Cambria Math"/>
                      <w:i/>
                      <w:lang w:val="en-US"/>
                    </w:rPr>
                  </m:ctrlPr>
                </m:accPr>
                <m:e>
                  <m:r>
                    <m:rPr/>
                    <w:rPr>
                      <w:rFonts w:ascii="Cambria Math" w:hAnsi="Cambria Math"/>
                      <w:lang w:val="en-US"/>
                    </w:rPr>
                    <m:t>BC</m:t>
                  </m:r>
                  <m:ctrlPr>
                    <w:rPr>
                      <w:rFonts w:ascii="Cambria Math" w:hAnsi="Cambria Math"/>
                      <w:i/>
                      <w:lang w:val="en-US"/>
                    </w:rPr>
                  </m:ctrlPr>
                </m:e>
              </m:acc>
              <m:r>
                <m:rPr/>
                <w:rPr>
                  <w:rFonts w:ascii="Cambria Math" w:hAnsi="Cambria Math"/>
                  <w:lang w:val="en-US"/>
                </w:rPr>
                <m:t>)</m:t>
              </m:r>
            </m:oMath>
            <w:r>
              <w:rPr>
                <w:rFonts w:hAnsi="Cambria Math"/>
                <w:lang w:val="en-US"/>
              </w:rPr>
              <w:t>.</w:t>
            </w:r>
          </w:p>
        </w:tc>
        <w:tc>
          <w:tcPr>
            <w:tcW w:w="2801" w:type="dxa"/>
            <w:tcBorders>
              <w:top w:val="nil"/>
              <w:left w:val="nil"/>
              <w:bottom w:val="nil"/>
              <w:right w:val="nil"/>
            </w:tcBorders>
          </w:tcPr>
          <w:p w14:paraId="1DA2D0C0">
            <w:pPr>
              <w:widowControl w:val="0"/>
              <w:jc w:val="right"/>
              <w:rPr>
                <w:lang w:val="en-US"/>
              </w:rPr>
            </w:pPr>
            <w:r>
              <w:rPr>
                <w:lang w:val="en-US"/>
              </w:rPr>
              <w:t>(1</w:t>
            </w:r>
            <w:r>
              <w:rPr>
                <w:rFonts w:hint="default"/>
                <w:lang w:val="en-US"/>
              </w:rPr>
              <w:t>3</w:t>
            </w:r>
            <w:r>
              <w:rPr>
                <w:lang w:val="en-US"/>
              </w:rPr>
              <w:t>)</w:t>
            </w:r>
          </w:p>
        </w:tc>
      </w:tr>
    </w:tbl>
    <w:p w14:paraId="680C258C">
      <w:pPr>
        <w:pStyle w:val="8"/>
        <w:rPr>
          <w:lang w:val="sv-SE"/>
        </w:rPr>
      </w:pPr>
      <w:r>
        <w:t>Dobijene logičke funkcije predstavljaju minimalni oblik pobudnih funkcija flip-flopa i izlazne funkcije automata. Minimizacija je izvršena grupisanjem susednih jedinica u Karnoovim mapama čime je smanjen broj logičkih operacija i potrebnih logičkih kola. Smanjenjem broja logičkih članova postiže se: manja složenost kombinacione mreže, manje propagaciono kašnjenje, veća maksimalna radna frekvencija kola, pouzdaniji rad automata.</w:t>
      </w:r>
      <w:r>
        <w:rPr>
          <w:lang w:val="sv-SE"/>
        </w:rPr>
        <w:br w:type="page"/>
      </w:r>
    </w:p>
    <w:p w14:paraId="35095AE7">
      <w:pPr>
        <w:pStyle w:val="2"/>
        <w:rPr>
          <w:lang w:val="sv-SE"/>
        </w:rPr>
      </w:pPr>
      <w:r>
        <w:rPr>
          <w:lang w:val="sv-SE"/>
        </w:rPr>
        <w:t>2.</w:t>
      </w:r>
      <w:r>
        <w:rPr>
          <w:lang w:val="sv-SE"/>
        </w:rPr>
        <w:tab/>
      </w:r>
      <w:r>
        <w:t>Projektovanje</w:t>
      </w:r>
      <w:r>
        <w:rPr>
          <w:lang w:val="sv-SE"/>
        </w:rPr>
        <w:t xml:space="preserve"> digitalnog integrisanog kola</w:t>
      </w:r>
    </w:p>
    <w:p w14:paraId="42F1311A">
      <w:pPr>
        <w:pStyle w:val="8"/>
        <w:rPr>
          <w:b/>
          <w:bCs/>
        </w:rPr>
      </w:pPr>
      <w:r>
        <w:t xml:space="preserve">Na slici 2.1 se nalazi VHDL kod </w:t>
      </w:r>
      <w:r>
        <w:rPr>
          <w:lang w:val="en-US"/>
        </w:rPr>
        <w:t xml:space="preserve">D </w:t>
      </w:r>
      <w:r>
        <w:t xml:space="preserve">flip-flopa koji okida na </w:t>
      </w:r>
      <w:r>
        <w:rPr>
          <w:lang w:val="en-US"/>
        </w:rPr>
        <w:t>rast</w:t>
      </w:r>
      <w:r>
        <w:t xml:space="preserve">uću ivicu. </w:t>
      </w:r>
    </w:p>
    <w:p w14:paraId="39F57C7A">
      <w:pPr>
        <w:pStyle w:val="21"/>
      </w:pPr>
      <w:r>
        <w:drawing>
          <wp:inline distT="0" distB="0" distL="114300" distR="114300">
            <wp:extent cx="4359910" cy="5161915"/>
            <wp:effectExtent l="0" t="0" r="2540" b="63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9"/>
                    <a:stretch>
                      <a:fillRect/>
                    </a:stretch>
                  </pic:blipFill>
                  <pic:spPr>
                    <a:xfrm>
                      <a:off x="0" y="0"/>
                      <a:ext cx="4359910" cy="5161915"/>
                    </a:xfrm>
                    <a:prstGeom prst="rect">
                      <a:avLst/>
                    </a:prstGeom>
                    <a:noFill/>
                    <a:ln>
                      <a:noFill/>
                    </a:ln>
                  </pic:spPr>
                </pic:pic>
              </a:graphicData>
            </a:graphic>
          </wp:inline>
        </w:drawing>
      </w:r>
    </w:p>
    <w:p w14:paraId="19B5197B">
      <w:pPr>
        <w:pStyle w:val="21"/>
      </w:pPr>
      <w:r>
        <w:t xml:space="preserve">Slika </w:t>
      </w:r>
      <w:r>
        <w:rPr>
          <w:lang w:val="en-US"/>
        </w:rPr>
        <w:t>2.</w:t>
      </w:r>
      <w:r>
        <w:t xml:space="preserve">1. Realizacija </w:t>
      </w:r>
      <w:r>
        <w:rPr>
          <w:lang w:val="en-US"/>
        </w:rPr>
        <w:t xml:space="preserve">D </w:t>
      </w:r>
      <w:r>
        <w:t>flip-flopa pomoću VHDL koda</w:t>
      </w:r>
    </w:p>
    <w:p w14:paraId="1BCB8A6E">
      <w:pPr>
        <w:pStyle w:val="8"/>
        <w:rPr>
          <w:lang w:val="sr-Latn-RS"/>
        </w:rPr>
      </w:pPr>
    </w:p>
    <w:p w14:paraId="539F5042">
      <w:pPr>
        <w:pStyle w:val="8"/>
        <w:rPr>
          <w:b/>
          <w:bCs/>
        </w:rPr>
      </w:pPr>
      <w:r>
        <w:rPr>
          <w:lang w:val="sr-Latn-RS"/>
        </w:rPr>
        <w:t>N</w:t>
      </w:r>
      <w:r>
        <w:t>a slici 2.</w:t>
      </w:r>
      <w:r>
        <w:rPr>
          <w:lang w:val="en-US"/>
        </w:rPr>
        <w:t>2</w:t>
      </w:r>
      <w:r>
        <w:t xml:space="preserve"> se nalazi VHDL kod </w:t>
      </w:r>
      <w:r>
        <w:rPr>
          <w:lang w:val="en-US"/>
        </w:rPr>
        <w:t xml:space="preserve">JK </w:t>
      </w:r>
      <w:r>
        <w:t xml:space="preserve">flip-flopa koji okida na </w:t>
      </w:r>
      <w:r>
        <w:rPr>
          <w:lang w:val="en-US"/>
        </w:rPr>
        <w:t>rast</w:t>
      </w:r>
      <w:r>
        <w:t xml:space="preserve">uću ivicu. </w:t>
      </w:r>
    </w:p>
    <w:p w14:paraId="21D6E63F">
      <w:pPr>
        <w:pStyle w:val="21"/>
      </w:pPr>
      <w:r>
        <w:drawing>
          <wp:inline distT="0" distB="0" distL="114300" distR="114300">
            <wp:extent cx="4385310" cy="6477635"/>
            <wp:effectExtent l="0" t="0" r="15240" b="18415"/>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10"/>
                    <a:stretch>
                      <a:fillRect/>
                    </a:stretch>
                  </pic:blipFill>
                  <pic:spPr>
                    <a:xfrm>
                      <a:off x="0" y="0"/>
                      <a:ext cx="4385310" cy="6477635"/>
                    </a:xfrm>
                    <a:prstGeom prst="rect">
                      <a:avLst/>
                    </a:prstGeom>
                    <a:noFill/>
                    <a:ln>
                      <a:noFill/>
                    </a:ln>
                  </pic:spPr>
                </pic:pic>
              </a:graphicData>
            </a:graphic>
          </wp:inline>
        </w:drawing>
      </w:r>
      <w:r>
        <w:br w:type="textWrapping"/>
      </w:r>
      <w:r>
        <w:t xml:space="preserve">Slika </w:t>
      </w:r>
      <w:r>
        <w:rPr>
          <w:lang w:val="en-US"/>
        </w:rPr>
        <w:t>2.2</w:t>
      </w:r>
      <w:r>
        <w:t xml:space="preserve">. Realizacija </w:t>
      </w:r>
      <w:r>
        <w:rPr>
          <w:lang w:val="en-US"/>
        </w:rPr>
        <w:t xml:space="preserve">JK </w:t>
      </w:r>
      <w:r>
        <w:t>flip-flopa pomoću VHDL koda</w:t>
      </w:r>
      <w:r>
        <w:br w:type="textWrapping"/>
      </w:r>
    </w:p>
    <w:p w14:paraId="4C4BB270">
      <w:pPr>
        <w:pStyle w:val="8"/>
        <w:rPr>
          <w:lang w:val="sv-SE"/>
        </w:rPr>
      </w:pPr>
      <w:r>
        <w:t>Na slici 2.</w:t>
      </w:r>
      <w:r>
        <w:rPr>
          <w:lang w:val="en-US"/>
        </w:rPr>
        <w:t>3</w:t>
      </w:r>
      <w:r>
        <w:t xml:space="preserve"> je prikazan VHDL kod projektovanog </w:t>
      </w:r>
      <w:r>
        <w:rPr>
          <w:lang w:val="en-US"/>
        </w:rPr>
        <w:t xml:space="preserve">automata </w:t>
      </w:r>
      <w:r>
        <w:t>koji se dobija korišćenje</w:t>
      </w:r>
      <w:r>
        <w:rPr>
          <w:lang w:val="en-US"/>
        </w:rPr>
        <w:t>m</w:t>
      </w:r>
      <w:r>
        <w:t xml:space="preserve"> komponente JK flip-flopa i potrebnih logičkih kola povezanih na osnovu jednačina uslova prelaza ((1</w:t>
      </w:r>
      <w:r>
        <w:rPr>
          <w:lang w:val="en-US"/>
        </w:rPr>
        <w:t>2</w:t>
      </w:r>
      <w:r>
        <w:t>) do (1</w:t>
      </w:r>
      <w:r>
        <w:rPr>
          <w:lang w:val="en-US"/>
        </w:rPr>
        <w:t>3</w:t>
      </w:r>
      <w:r>
        <w:t>)).</w:t>
      </w:r>
    </w:p>
    <w:p w14:paraId="0F094B55">
      <w:pPr>
        <w:ind w:firstLine="0"/>
        <w:jc w:val="center"/>
        <w:rPr>
          <w:lang w:val="pl-PL"/>
        </w:rPr>
      </w:pPr>
      <w:r>
        <w:drawing>
          <wp:inline distT="0" distB="0" distL="114300" distR="114300">
            <wp:extent cx="4987925" cy="5677535"/>
            <wp:effectExtent l="0" t="0" r="3175" b="18415"/>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11"/>
                    <a:stretch>
                      <a:fillRect/>
                    </a:stretch>
                  </pic:blipFill>
                  <pic:spPr>
                    <a:xfrm>
                      <a:off x="0" y="0"/>
                      <a:ext cx="4987925" cy="5677535"/>
                    </a:xfrm>
                    <a:prstGeom prst="rect">
                      <a:avLst/>
                    </a:prstGeom>
                    <a:noFill/>
                    <a:ln>
                      <a:noFill/>
                    </a:ln>
                  </pic:spPr>
                </pic:pic>
              </a:graphicData>
            </a:graphic>
          </wp:inline>
        </w:drawing>
      </w:r>
    </w:p>
    <w:p w14:paraId="729BAAC8">
      <w:pPr>
        <w:ind w:firstLine="0"/>
        <w:jc w:val="center"/>
        <w:rPr>
          <w:i/>
          <w:iCs/>
          <w:lang w:val="en-US"/>
        </w:rPr>
      </w:pPr>
      <w:r>
        <w:rPr>
          <w:i/>
          <w:iCs/>
          <w:lang w:val="en-US"/>
        </w:rPr>
        <w:t xml:space="preserve">Slika 2.3 </w:t>
      </w:r>
      <w:r>
        <w:rPr>
          <w:i/>
          <w:iCs/>
        </w:rPr>
        <w:t xml:space="preserve">Realizacija </w:t>
      </w:r>
      <w:r>
        <w:rPr>
          <w:i/>
          <w:iCs/>
          <w:lang w:val="en-US"/>
        </w:rPr>
        <w:t xml:space="preserve">automata </w:t>
      </w:r>
      <w:r>
        <w:rPr>
          <w:i/>
          <w:iCs/>
        </w:rPr>
        <w:t xml:space="preserve">pomoću </w:t>
      </w:r>
      <w:r>
        <w:rPr>
          <w:i/>
          <w:iCs/>
          <w:lang w:val="en-US"/>
        </w:rPr>
        <w:t>JK FF</w:t>
      </w:r>
    </w:p>
    <w:p w14:paraId="58F3AF9E">
      <w:pPr>
        <w:ind w:firstLine="0"/>
        <w:jc w:val="left"/>
        <w:rPr>
          <w:i/>
          <w:iCs/>
          <w:lang w:val="en-US"/>
        </w:rPr>
      </w:pPr>
    </w:p>
    <w:p w14:paraId="17A52F12">
      <w:pPr>
        <w:pStyle w:val="8"/>
        <w:rPr>
          <w:lang w:val="en-US"/>
        </w:rPr>
      </w:pPr>
      <w:r>
        <w:t>Na slici 2.</w:t>
      </w:r>
      <w:r>
        <w:rPr>
          <w:lang w:val="en-US"/>
        </w:rPr>
        <w:t>4</w:t>
      </w:r>
      <w:r>
        <w:t xml:space="preserve"> je prikazan VHDL kod projektovanog </w:t>
      </w:r>
      <w:r>
        <w:rPr>
          <w:lang w:val="en-US"/>
        </w:rPr>
        <w:t xml:space="preserve">automata </w:t>
      </w:r>
      <w:r>
        <w:t>koji se dobija korišćenje</w:t>
      </w:r>
      <w:r>
        <w:rPr>
          <w:lang w:val="en-US"/>
        </w:rPr>
        <w:t>m</w:t>
      </w:r>
      <w:r>
        <w:t xml:space="preserve"> komponente </w:t>
      </w:r>
      <w:r>
        <w:rPr>
          <w:lang w:val="en-US"/>
        </w:rPr>
        <w:t xml:space="preserve">D </w:t>
      </w:r>
      <w:r>
        <w:t>flip-flopa i potrebnih logičkih kola povezanih na osnovu jednačina uslova prelaza</w:t>
      </w:r>
      <w:r>
        <w:rPr>
          <w:lang w:val="en-US"/>
        </w:rPr>
        <w:t xml:space="preserve"> (11).</w:t>
      </w:r>
    </w:p>
    <w:p w14:paraId="370B83E1">
      <w:pPr>
        <w:ind w:firstLine="0"/>
        <w:jc w:val="center"/>
      </w:pPr>
      <w:r>
        <w:drawing>
          <wp:inline distT="0" distB="0" distL="114300" distR="114300">
            <wp:extent cx="4900930" cy="5967095"/>
            <wp:effectExtent l="0" t="0" r="13970" b="14605"/>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pic:cNvPicPr>
                  </pic:nvPicPr>
                  <pic:blipFill>
                    <a:blip r:embed="rId12"/>
                    <a:stretch>
                      <a:fillRect/>
                    </a:stretch>
                  </pic:blipFill>
                  <pic:spPr>
                    <a:xfrm>
                      <a:off x="0" y="0"/>
                      <a:ext cx="4900930" cy="5967095"/>
                    </a:xfrm>
                    <a:prstGeom prst="rect">
                      <a:avLst/>
                    </a:prstGeom>
                    <a:noFill/>
                    <a:ln>
                      <a:noFill/>
                    </a:ln>
                  </pic:spPr>
                </pic:pic>
              </a:graphicData>
            </a:graphic>
          </wp:inline>
        </w:drawing>
      </w:r>
    </w:p>
    <w:p w14:paraId="4FCF2D5F">
      <w:pPr>
        <w:ind w:firstLine="0"/>
        <w:jc w:val="center"/>
        <w:rPr>
          <w:i/>
          <w:iCs/>
          <w:lang w:val="en-US"/>
        </w:rPr>
      </w:pPr>
      <w:r>
        <w:rPr>
          <w:i/>
          <w:iCs/>
          <w:lang w:val="en-US"/>
        </w:rPr>
        <w:t xml:space="preserve">Slika 2.4 </w:t>
      </w:r>
      <w:r>
        <w:rPr>
          <w:i/>
          <w:iCs/>
        </w:rPr>
        <w:t xml:space="preserve">Realizacija </w:t>
      </w:r>
      <w:r>
        <w:rPr>
          <w:i/>
          <w:iCs/>
          <w:lang w:val="en-US"/>
        </w:rPr>
        <w:t xml:space="preserve">automata </w:t>
      </w:r>
      <w:r>
        <w:rPr>
          <w:i/>
          <w:iCs/>
        </w:rPr>
        <w:t xml:space="preserve">pomoću </w:t>
      </w:r>
      <w:r>
        <w:rPr>
          <w:i/>
          <w:iCs/>
          <w:lang w:val="en-US"/>
        </w:rPr>
        <w:t>D FF</w:t>
      </w:r>
    </w:p>
    <w:p w14:paraId="5A0C7F29">
      <w:pPr>
        <w:ind w:firstLine="0"/>
        <w:jc w:val="center"/>
        <w:rPr>
          <w:lang w:val="pl-PL"/>
        </w:rPr>
      </w:pPr>
      <w:r>
        <w:rPr>
          <w:lang w:val="pl-PL"/>
        </w:rPr>
        <w:br w:type="page"/>
      </w:r>
    </w:p>
    <w:p w14:paraId="2C772615">
      <w:pPr>
        <w:pStyle w:val="2"/>
        <w:rPr>
          <w:lang w:val="pl-PL"/>
        </w:rPr>
      </w:pPr>
      <w:r>
        <w:rPr>
          <w:lang w:val="pl-PL"/>
        </w:rPr>
        <w:t>Simulaciona provera rezultata</w:t>
      </w:r>
    </w:p>
    <w:p w14:paraId="71FCB377">
      <w:pPr>
        <w:pStyle w:val="8"/>
      </w:pPr>
      <w:r>
        <w:t>Na slici 3.1 je prikazan VHDL kod (testbench) Mealy1 automata.</w:t>
      </w:r>
    </w:p>
    <w:p w14:paraId="067DD325">
      <w:pPr>
        <w:ind w:firstLine="0"/>
        <w:jc w:val="center"/>
        <w:rPr>
          <w:lang w:val="pl-PL"/>
        </w:rPr>
      </w:pPr>
      <w:r>
        <w:drawing>
          <wp:inline distT="0" distB="0" distL="114300" distR="114300">
            <wp:extent cx="4567555" cy="4549140"/>
            <wp:effectExtent l="0" t="0" r="4445" b="3810"/>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8"/>
                    <pic:cNvPicPr>
                      <a:picLocks noChangeAspect="1"/>
                    </pic:cNvPicPr>
                  </pic:nvPicPr>
                  <pic:blipFill>
                    <a:blip r:embed="rId13"/>
                    <a:stretch>
                      <a:fillRect/>
                    </a:stretch>
                  </pic:blipFill>
                  <pic:spPr>
                    <a:xfrm>
                      <a:off x="0" y="0"/>
                      <a:ext cx="4567555" cy="4549140"/>
                    </a:xfrm>
                    <a:prstGeom prst="rect">
                      <a:avLst/>
                    </a:prstGeom>
                    <a:noFill/>
                    <a:ln>
                      <a:noFill/>
                    </a:ln>
                  </pic:spPr>
                </pic:pic>
              </a:graphicData>
            </a:graphic>
          </wp:inline>
        </w:drawing>
      </w:r>
    </w:p>
    <w:p w14:paraId="2419F01C">
      <w:pPr>
        <w:jc w:val="center"/>
        <w:rPr>
          <w:i/>
          <w:iCs/>
          <w:lang w:val="en-US"/>
        </w:rPr>
      </w:pPr>
      <w:r>
        <w:drawing>
          <wp:inline distT="0" distB="0" distL="114300" distR="114300">
            <wp:extent cx="4752975" cy="3313430"/>
            <wp:effectExtent l="0" t="0" r="9525" b="1270"/>
            <wp:docPr id="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9"/>
                    <pic:cNvPicPr>
                      <a:picLocks noChangeAspect="1"/>
                    </pic:cNvPicPr>
                  </pic:nvPicPr>
                  <pic:blipFill>
                    <a:blip r:embed="rId14"/>
                    <a:stretch>
                      <a:fillRect/>
                    </a:stretch>
                  </pic:blipFill>
                  <pic:spPr>
                    <a:xfrm>
                      <a:off x="0" y="0"/>
                      <a:ext cx="4752975" cy="3313430"/>
                    </a:xfrm>
                    <a:prstGeom prst="rect">
                      <a:avLst/>
                    </a:prstGeom>
                    <a:noFill/>
                    <a:ln>
                      <a:noFill/>
                    </a:ln>
                  </pic:spPr>
                </pic:pic>
              </a:graphicData>
            </a:graphic>
          </wp:inline>
        </w:drawing>
      </w:r>
      <w:r>
        <w:br w:type="textWrapping"/>
      </w:r>
      <w:r>
        <w:rPr>
          <w:i/>
          <w:iCs/>
          <w:lang w:val="en-US"/>
        </w:rPr>
        <w:t>Slika 3.1 Mealy1_tb</w:t>
      </w:r>
    </w:p>
    <w:p w14:paraId="121D2875">
      <w:pPr>
        <w:pStyle w:val="8"/>
      </w:pPr>
      <w:r>
        <w:t>Na slici 3.2  je prikazan VHDL kod (testbench) Mealy2 automata.</w:t>
      </w:r>
    </w:p>
    <w:p w14:paraId="03A5D285">
      <w:pPr>
        <w:ind w:firstLine="0"/>
        <w:jc w:val="center"/>
      </w:pPr>
      <w:r>
        <w:drawing>
          <wp:inline distT="0" distB="0" distL="114300" distR="114300">
            <wp:extent cx="4241800" cy="4053840"/>
            <wp:effectExtent l="0" t="0" r="6350" b="3810"/>
            <wp:docPr id="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0"/>
                    <pic:cNvPicPr>
                      <a:picLocks noChangeAspect="1"/>
                    </pic:cNvPicPr>
                  </pic:nvPicPr>
                  <pic:blipFill>
                    <a:blip r:embed="rId15"/>
                    <a:stretch>
                      <a:fillRect/>
                    </a:stretch>
                  </pic:blipFill>
                  <pic:spPr>
                    <a:xfrm>
                      <a:off x="0" y="0"/>
                      <a:ext cx="4241800" cy="4053840"/>
                    </a:xfrm>
                    <a:prstGeom prst="rect">
                      <a:avLst/>
                    </a:prstGeom>
                    <a:noFill/>
                    <a:ln>
                      <a:noFill/>
                    </a:ln>
                  </pic:spPr>
                </pic:pic>
              </a:graphicData>
            </a:graphic>
          </wp:inline>
        </w:drawing>
      </w:r>
    </w:p>
    <w:p w14:paraId="0B89ECC5">
      <w:pPr>
        <w:ind w:firstLine="0"/>
        <w:jc w:val="center"/>
        <w:rPr>
          <w:lang w:val="en-US"/>
        </w:rPr>
      </w:pPr>
      <w:r>
        <w:drawing>
          <wp:inline distT="0" distB="0" distL="114300" distR="114300">
            <wp:extent cx="4283710" cy="3382010"/>
            <wp:effectExtent l="0" t="0" r="2540" b="8890"/>
            <wp:docPr id="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1"/>
                    <pic:cNvPicPr>
                      <a:picLocks noChangeAspect="1"/>
                    </pic:cNvPicPr>
                  </pic:nvPicPr>
                  <pic:blipFill>
                    <a:blip r:embed="rId16"/>
                    <a:stretch>
                      <a:fillRect/>
                    </a:stretch>
                  </pic:blipFill>
                  <pic:spPr>
                    <a:xfrm>
                      <a:off x="0" y="0"/>
                      <a:ext cx="4283710" cy="3382010"/>
                    </a:xfrm>
                    <a:prstGeom prst="rect">
                      <a:avLst/>
                    </a:prstGeom>
                    <a:noFill/>
                    <a:ln>
                      <a:noFill/>
                    </a:ln>
                  </pic:spPr>
                </pic:pic>
              </a:graphicData>
            </a:graphic>
          </wp:inline>
        </w:drawing>
      </w:r>
      <w:r>
        <w:br w:type="textWrapping"/>
      </w:r>
      <w:r>
        <w:rPr>
          <w:i/>
          <w:iCs/>
          <w:lang w:val="en-US"/>
        </w:rPr>
        <w:t>Slika 3.2 Mealy2_tb</w:t>
      </w:r>
    </w:p>
    <w:p w14:paraId="454CFABD">
      <w:pPr>
        <w:ind w:firstLine="0"/>
      </w:pPr>
    </w:p>
    <w:p w14:paraId="353BEED7">
      <w:pPr>
        <w:pStyle w:val="8"/>
      </w:pPr>
      <w:r>
        <w:t>Na slici 3.3 prikazan je rezultat simulacije Mealy1 automata korišćenjem JK FF-a. Može se uočiti da izlaz Z postaje jednak 1 samo u slučaju kada nakon kombinacije 000 sledi jedna od kombinacija 010, 011 ili 100, čime je potvrđena ispravnost rada projektovanog kola.</w:t>
      </w:r>
    </w:p>
    <w:p w14:paraId="57468133">
      <w:pPr>
        <w:jc w:val="center"/>
      </w:pPr>
      <w:r>
        <w:drawing>
          <wp:inline distT="0" distB="0" distL="114300" distR="114300">
            <wp:extent cx="4730750" cy="2902585"/>
            <wp:effectExtent l="0" t="0" r="12700" b="12065"/>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pic:cNvPicPr>
                      <a:picLocks noChangeAspect="1"/>
                    </pic:cNvPicPr>
                  </pic:nvPicPr>
                  <pic:blipFill>
                    <a:blip r:embed="rId17"/>
                    <a:stretch>
                      <a:fillRect/>
                    </a:stretch>
                  </pic:blipFill>
                  <pic:spPr>
                    <a:xfrm>
                      <a:off x="0" y="0"/>
                      <a:ext cx="4730750" cy="2902585"/>
                    </a:xfrm>
                    <a:prstGeom prst="rect">
                      <a:avLst/>
                    </a:prstGeom>
                    <a:noFill/>
                    <a:ln>
                      <a:noFill/>
                    </a:ln>
                  </pic:spPr>
                </pic:pic>
              </a:graphicData>
            </a:graphic>
          </wp:inline>
        </w:drawing>
      </w:r>
    </w:p>
    <w:p w14:paraId="46D76C3A">
      <w:pPr>
        <w:jc w:val="center"/>
        <w:rPr>
          <w:i/>
          <w:iCs/>
          <w:lang w:val="en-US"/>
        </w:rPr>
      </w:pPr>
      <w:r>
        <w:rPr>
          <w:i/>
          <w:iCs/>
          <w:lang w:val="en-US"/>
        </w:rPr>
        <w:t>Slika 3.3 Mealy1 rezultat simulacije</w:t>
      </w:r>
      <w:r>
        <w:rPr>
          <w:i/>
          <w:iCs/>
          <w:lang w:val="en-US"/>
        </w:rPr>
        <w:br w:type="textWrapping"/>
      </w:r>
    </w:p>
    <w:p w14:paraId="515FB9B9">
      <w:pPr>
        <w:pStyle w:val="8"/>
        <w:rPr>
          <w:i/>
          <w:iCs/>
        </w:rPr>
      </w:pPr>
      <w:r>
        <w:t>Na slici 3.4 prikazan je rezultat simulacije Mealy2 automata realizovanog korišćenjem D FF-a. Može se uočiti da izlaz Z postaje jednak 1 samo u slučaju kada nakon kombinacije 000 sledi jedna od kombinacija 010, 011 ili 100. Dobijeni rezultati potvrđuju da automat ispravno prepoznaje zadatu sekvencu ulaznih signala i da realizacija pomoću D flip-flopa funkcionalno odgovara teorijskom modelu automata.</w:t>
      </w:r>
    </w:p>
    <w:p w14:paraId="6064C113">
      <w:pPr>
        <w:jc w:val="center"/>
      </w:pPr>
      <w:r>
        <w:drawing>
          <wp:inline distT="0" distB="0" distL="114300" distR="114300">
            <wp:extent cx="4958715" cy="3104515"/>
            <wp:effectExtent l="0" t="0" r="13335" b="635"/>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pic:cNvPicPr>
                      <a:picLocks noChangeAspect="1"/>
                    </pic:cNvPicPr>
                  </pic:nvPicPr>
                  <pic:blipFill>
                    <a:blip r:embed="rId18"/>
                    <a:stretch>
                      <a:fillRect/>
                    </a:stretch>
                  </pic:blipFill>
                  <pic:spPr>
                    <a:xfrm>
                      <a:off x="0" y="0"/>
                      <a:ext cx="4958715" cy="3104515"/>
                    </a:xfrm>
                    <a:prstGeom prst="rect">
                      <a:avLst/>
                    </a:prstGeom>
                    <a:noFill/>
                    <a:ln>
                      <a:noFill/>
                    </a:ln>
                  </pic:spPr>
                </pic:pic>
              </a:graphicData>
            </a:graphic>
          </wp:inline>
        </w:drawing>
      </w:r>
    </w:p>
    <w:p w14:paraId="144FF210">
      <w:pPr>
        <w:jc w:val="center"/>
        <w:rPr>
          <w:i/>
          <w:iCs/>
          <w:lang w:val="en-US"/>
        </w:rPr>
      </w:pPr>
      <w:r>
        <w:rPr>
          <w:i/>
          <w:iCs/>
          <w:lang w:val="en-US"/>
        </w:rPr>
        <w:t>Slika 3.4 Mealy2 rezultat simulacije</w:t>
      </w:r>
    </w:p>
    <w:p w14:paraId="23D5F4DA">
      <w:pPr>
        <w:pStyle w:val="8"/>
        <w:rPr>
          <w:lang w:val="sr-Latn-RS"/>
        </w:rPr>
      </w:pPr>
    </w:p>
    <w:p w14:paraId="5A060276">
      <w:pPr>
        <w:pStyle w:val="8"/>
      </w:pPr>
      <w:r>
        <w:t>Poređenjem rezultata simulacija prikazanih na slikama 3.3 i 3.4 može se uočiti da oba automata daju identičan izlazni signal Z za iste kombinacije ulaznih promenljivih A, B i C. U oba slučaja izlaz postaje jednak 1 samo kada nakon kombinacije 000 sledi jedna od kombinacija 010, 011 ili 100, čime je potvrđena ispravnost projektovanog detektora sekvence. Razlika između ova dva rešenja nalazi se samo u načinu realizacije memorijskog elementa, odnosno u korišćenju JK odnosno D flip-flopa, dok je funkcionalno ponašanje automata u oba slučaja potpuno isto.</w:t>
      </w:r>
      <w:r>
        <w:rPr>
          <w:lang w:val="en-US"/>
        </w:rPr>
        <w:t xml:space="preserve"> </w:t>
      </w:r>
      <w:r>
        <w:br w:type="page"/>
      </w:r>
    </w:p>
    <w:p w14:paraId="339960FA">
      <w:pPr>
        <w:pStyle w:val="2"/>
        <w:rPr>
          <w:lang w:val="it-IT"/>
        </w:rPr>
      </w:pPr>
      <w:r>
        <w:rPr>
          <w:lang w:val="it-IT"/>
        </w:rPr>
        <w:t>4.</w:t>
      </w:r>
      <w:r>
        <w:rPr>
          <w:lang w:val="it-IT"/>
        </w:rPr>
        <w:tab/>
      </w:r>
      <w:r>
        <w:rPr>
          <w:lang w:val="it-IT"/>
        </w:rPr>
        <w:t>Lejaut projektovanog kola</w:t>
      </w:r>
    </w:p>
    <w:p w14:paraId="1E2A372E">
      <w:pPr>
        <w:pStyle w:val="8"/>
        <w:rPr>
          <w:lang w:val="en-US"/>
        </w:rPr>
      </w:pPr>
      <w:r>
        <w:t xml:space="preserve">Korišćenjem alata </w:t>
      </w:r>
      <w:r>
        <w:rPr>
          <w:i/>
          <w:iCs/>
        </w:rPr>
        <w:t>Genus Synthesis Solution</w:t>
      </w:r>
      <w:r>
        <w:t xml:space="preserve"> programskog paketa </w:t>
      </w:r>
      <w:r>
        <w:rPr>
          <w:i/>
          <w:iCs/>
        </w:rPr>
        <w:t>Cadence</w:t>
      </w:r>
      <w:r>
        <w:t xml:space="preserve"> projektovan je šematik </w:t>
      </w:r>
      <w:r>
        <w:rPr>
          <w:lang w:val="en-US"/>
        </w:rPr>
        <w:t xml:space="preserve">Mealy1 automata realizovanog pomocu JK FF-a, </w:t>
      </w:r>
      <w:r>
        <w:t>u 0.35 µm AMS (C35B4) tehnologiji i prikazan je na slici 4.1.</w:t>
      </w:r>
      <w:r>
        <w:rPr>
          <w:lang w:val="en-US"/>
        </w:rPr>
        <w:t xml:space="preserve"> </w:t>
      </w:r>
    </w:p>
    <w:p w14:paraId="5493A9D0">
      <w:pPr>
        <w:jc w:val="center"/>
      </w:pPr>
      <w:r>
        <w:drawing>
          <wp:inline distT="0" distB="0" distL="114300" distR="114300">
            <wp:extent cx="4377055" cy="2616200"/>
            <wp:effectExtent l="0" t="0" r="4445" b="1270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9"/>
                    <a:stretch>
                      <a:fillRect/>
                    </a:stretch>
                  </pic:blipFill>
                  <pic:spPr>
                    <a:xfrm>
                      <a:off x="0" y="0"/>
                      <a:ext cx="4377055" cy="2616200"/>
                    </a:xfrm>
                    <a:prstGeom prst="rect">
                      <a:avLst/>
                    </a:prstGeom>
                    <a:noFill/>
                    <a:ln>
                      <a:noFill/>
                    </a:ln>
                  </pic:spPr>
                </pic:pic>
              </a:graphicData>
            </a:graphic>
          </wp:inline>
        </w:drawing>
      </w:r>
    </w:p>
    <w:p w14:paraId="3FE6830E">
      <w:pPr>
        <w:jc w:val="center"/>
        <w:rPr>
          <w:i/>
          <w:iCs/>
          <w:lang w:val="en-US"/>
        </w:rPr>
      </w:pPr>
      <w:r>
        <w:rPr>
          <w:i/>
          <w:iCs/>
          <w:lang w:val="en-US"/>
        </w:rPr>
        <w:t>Slika 4.1 Šematik Mealy1 automata</w:t>
      </w:r>
    </w:p>
    <w:p w14:paraId="093E788C">
      <w:pPr>
        <w:rPr>
          <w:lang w:val="en-US"/>
        </w:rPr>
      </w:pPr>
    </w:p>
    <w:p w14:paraId="3CA338C6">
      <w:pPr>
        <w:pStyle w:val="8"/>
        <w:rPr>
          <w:lang w:val="en-US"/>
        </w:rPr>
      </w:pPr>
      <w:r>
        <w:t xml:space="preserve">Korišćenjem alata </w:t>
      </w:r>
      <w:r>
        <w:rPr>
          <w:i/>
          <w:iCs/>
        </w:rPr>
        <w:t>Genus Synthesis Solution</w:t>
      </w:r>
      <w:r>
        <w:t xml:space="preserve"> programskog paketa </w:t>
      </w:r>
      <w:r>
        <w:rPr>
          <w:i/>
          <w:iCs/>
        </w:rPr>
        <w:t>Cadence</w:t>
      </w:r>
      <w:r>
        <w:t xml:space="preserve"> projektovan je šematik </w:t>
      </w:r>
      <w:r>
        <w:rPr>
          <w:lang w:val="en-US"/>
        </w:rPr>
        <w:t xml:space="preserve">Mealy2 automata realizovanog pomocu D FF-a, </w:t>
      </w:r>
      <w:r>
        <w:t>u 0.35 µm AMS (C35B4) tehnologiji i prikazan je na slici 4.</w:t>
      </w:r>
      <w:r>
        <w:rPr>
          <w:lang w:val="en-US"/>
        </w:rPr>
        <w:t>2</w:t>
      </w:r>
      <w:r>
        <w:t>.</w:t>
      </w:r>
      <w:r>
        <w:rPr>
          <w:lang w:val="en-US"/>
        </w:rPr>
        <w:t xml:space="preserve"> </w:t>
      </w:r>
    </w:p>
    <w:p w14:paraId="5CC5DA52">
      <w:pPr>
        <w:jc w:val="center"/>
      </w:pPr>
      <w:r>
        <w:drawing>
          <wp:inline distT="0" distB="0" distL="114300" distR="114300">
            <wp:extent cx="4385310" cy="2753995"/>
            <wp:effectExtent l="0" t="0" r="15240" b="825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20"/>
                    <a:stretch>
                      <a:fillRect/>
                    </a:stretch>
                  </pic:blipFill>
                  <pic:spPr>
                    <a:xfrm>
                      <a:off x="0" y="0"/>
                      <a:ext cx="4385310" cy="2753995"/>
                    </a:xfrm>
                    <a:prstGeom prst="rect">
                      <a:avLst/>
                    </a:prstGeom>
                    <a:noFill/>
                    <a:ln>
                      <a:noFill/>
                    </a:ln>
                  </pic:spPr>
                </pic:pic>
              </a:graphicData>
            </a:graphic>
          </wp:inline>
        </w:drawing>
      </w:r>
    </w:p>
    <w:p w14:paraId="2D556630">
      <w:pPr>
        <w:jc w:val="center"/>
        <w:rPr>
          <w:i/>
          <w:iCs/>
          <w:lang w:val="en-US"/>
        </w:rPr>
      </w:pPr>
      <w:r>
        <w:rPr>
          <w:i/>
          <w:iCs/>
          <w:lang w:val="en-US"/>
        </w:rPr>
        <w:t>Slika 4.2 Šematik Mealy2 automata</w:t>
      </w:r>
    </w:p>
    <w:p w14:paraId="403E1694">
      <w:pPr>
        <w:jc w:val="center"/>
        <w:rPr>
          <w:lang w:val="it-IT"/>
        </w:rPr>
      </w:pPr>
    </w:p>
    <w:p w14:paraId="28F50F1F">
      <w:pPr>
        <w:pStyle w:val="8"/>
        <w:rPr>
          <w:lang w:val="it-IT"/>
        </w:rPr>
      </w:pPr>
      <w:r>
        <w:t xml:space="preserve">Korišćenjem alata </w:t>
      </w:r>
      <w:r>
        <w:rPr>
          <w:i/>
          <w:iCs/>
        </w:rPr>
        <w:t>Innovus Implementation System</w:t>
      </w:r>
      <w:r>
        <w:t xml:space="preserve"> programskog paketa </w:t>
      </w:r>
      <w:r>
        <w:rPr>
          <w:i/>
          <w:iCs/>
        </w:rPr>
        <w:t>Cadence</w:t>
      </w:r>
      <w:r>
        <w:t xml:space="preserve"> projektovan je</w:t>
      </w:r>
      <w:r>
        <w:rPr>
          <w:lang w:val="en-US"/>
        </w:rPr>
        <w:t xml:space="preserve"> </w:t>
      </w:r>
      <w:r>
        <w:t xml:space="preserve">lejaut </w:t>
      </w:r>
      <w:r>
        <w:rPr>
          <w:lang w:val="en-US"/>
        </w:rPr>
        <w:t xml:space="preserve">Mealy1 automata realizovanog pomocu JK FF-a, </w:t>
      </w:r>
      <w:r>
        <w:t>u 0.35 µm AMS (C35B4) tehnologiji i prikazan je na slici 4.</w:t>
      </w:r>
      <w:r>
        <w:rPr>
          <w:lang w:val="en-US"/>
        </w:rPr>
        <w:t>3</w:t>
      </w:r>
      <w:r>
        <w:t>.</w:t>
      </w:r>
    </w:p>
    <w:p w14:paraId="5C51EC8E">
      <w:pPr>
        <w:jc w:val="center"/>
      </w:pPr>
      <w:r>
        <w:drawing>
          <wp:inline distT="0" distB="0" distL="114300" distR="114300">
            <wp:extent cx="5295900" cy="2128520"/>
            <wp:effectExtent l="0" t="0" r="0" b="508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21"/>
                    <a:stretch>
                      <a:fillRect/>
                    </a:stretch>
                  </pic:blipFill>
                  <pic:spPr>
                    <a:xfrm>
                      <a:off x="0" y="0"/>
                      <a:ext cx="5295900" cy="2128520"/>
                    </a:xfrm>
                    <a:prstGeom prst="rect">
                      <a:avLst/>
                    </a:prstGeom>
                    <a:noFill/>
                    <a:ln>
                      <a:noFill/>
                    </a:ln>
                  </pic:spPr>
                </pic:pic>
              </a:graphicData>
            </a:graphic>
          </wp:inline>
        </w:drawing>
      </w:r>
    </w:p>
    <w:p w14:paraId="4DECEAB0">
      <w:pPr>
        <w:jc w:val="center"/>
        <w:rPr>
          <w:i/>
          <w:iCs/>
          <w:lang w:val="en-US"/>
        </w:rPr>
      </w:pPr>
      <w:r>
        <w:rPr>
          <w:i/>
          <w:iCs/>
          <w:lang w:val="en-US"/>
        </w:rPr>
        <w:t>Slika 4.3 Lejaut Mealy1 automata</w:t>
      </w:r>
    </w:p>
    <w:p w14:paraId="14F43962">
      <w:pPr>
        <w:jc w:val="center"/>
        <w:rPr>
          <w:i/>
          <w:iCs/>
          <w:lang w:val="en-US"/>
        </w:rPr>
      </w:pPr>
    </w:p>
    <w:p w14:paraId="784A171A">
      <w:pPr>
        <w:pStyle w:val="8"/>
        <w:rPr>
          <w:lang w:val="it-IT"/>
        </w:rPr>
      </w:pPr>
      <w:r>
        <w:t xml:space="preserve">Korišćenjem alata </w:t>
      </w:r>
      <w:r>
        <w:rPr>
          <w:i/>
          <w:iCs/>
        </w:rPr>
        <w:t>Innovus Implementation System</w:t>
      </w:r>
      <w:r>
        <w:t xml:space="preserve"> programskog paketa </w:t>
      </w:r>
      <w:r>
        <w:rPr>
          <w:i/>
          <w:iCs/>
        </w:rPr>
        <w:t>Cadence</w:t>
      </w:r>
      <w:r>
        <w:t xml:space="preserve"> projektovan je</w:t>
      </w:r>
      <w:r>
        <w:rPr>
          <w:lang w:val="en-US"/>
        </w:rPr>
        <w:t xml:space="preserve"> </w:t>
      </w:r>
      <w:r>
        <w:t xml:space="preserve">lejaut </w:t>
      </w:r>
      <w:r>
        <w:rPr>
          <w:lang w:val="en-US"/>
        </w:rPr>
        <w:t xml:space="preserve">Mealy2 automata realizovanog pomocu D FF-a, </w:t>
      </w:r>
      <w:r>
        <w:t>u 0.35 µm AMS (C35B4) tehnologiji i prikazan je na slici 4.</w:t>
      </w:r>
      <w:r>
        <w:rPr>
          <w:lang w:val="en-US"/>
        </w:rPr>
        <w:t>4</w:t>
      </w:r>
      <w:r>
        <w:t>.</w:t>
      </w:r>
    </w:p>
    <w:p w14:paraId="4D652A9E">
      <w:pPr>
        <w:jc w:val="center"/>
      </w:pPr>
      <w:r>
        <w:drawing>
          <wp:inline distT="0" distB="0" distL="114300" distR="114300">
            <wp:extent cx="4743450" cy="2649220"/>
            <wp:effectExtent l="0" t="0" r="0" b="1778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22"/>
                    <a:stretch>
                      <a:fillRect/>
                    </a:stretch>
                  </pic:blipFill>
                  <pic:spPr>
                    <a:xfrm>
                      <a:off x="0" y="0"/>
                      <a:ext cx="4743450" cy="2649220"/>
                    </a:xfrm>
                    <a:prstGeom prst="rect">
                      <a:avLst/>
                    </a:prstGeom>
                    <a:noFill/>
                    <a:ln>
                      <a:noFill/>
                    </a:ln>
                  </pic:spPr>
                </pic:pic>
              </a:graphicData>
            </a:graphic>
          </wp:inline>
        </w:drawing>
      </w:r>
    </w:p>
    <w:p w14:paraId="3D20D813">
      <w:pPr>
        <w:jc w:val="center"/>
        <w:rPr>
          <w:lang w:val="it-IT"/>
        </w:rPr>
      </w:pPr>
      <w:r>
        <w:rPr>
          <w:i/>
          <w:iCs/>
          <w:lang w:val="en-US"/>
        </w:rPr>
        <w:t>Slika 4.4 Lejaut Mealy2 automata</w:t>
      </w:r>
      <w:r>
        <w:rPr>
          <w:lang w:val="it-IT"/>
        </w:rPr>
        <w:br w:type="page"/>
      </w:r>
    </w:p>
    <w:p w14:paraId="300E213A">
      <w:pPr>
        <w:pStyle w:val="2"/>
        <w:rPr>
          <w:lang w:val="pl-PL"/>
        </w:rPr>
      </w:pPr>
      <w:r>
        <w:rPr>
          <w:lang w:val="pl-PL"/>
        </w:rPr>
        <w:t>5.</w:t>
      </w:r>
      <w:r>
        <w:rPr>
          <w:lang w:val="pl-PL"/>
        </w:rPr>
        <w:tab/>
      </w:r>
      <w:r>
        <w:rPr>
          <w:lang w:val="pl-PL"/>
        </w:rPr>
        <w:t xml:space="preserve">Zaključak </w:t>
      </w:r>
    </w:p>
    <w:p w14:paraId="2DD28D4C">
      <w:pPr>
        <w:pStyle w:val="8"/>
        <w:rPr>
          <w:lang w:val="en-US"/>
        </w:rPr>
      </w:pPr>
      <w:r>
        <w:t>U ovom projektu realizovana je sinhrona sekvencijalna mreža u obliku Milijevog automata sa tri ulaza A, B i C i jednim izlazom Z. Automat generiše izlaz Z=1 samo u slučaju kada se nakon pojave kombinacije 000 na ulazima pojavi jedna od kombinacija 010, 011 ili 100.</w:t>
      </w:r>
      <w:r>
        <w:rPr>
          <w:lang w:val="en-US"/>
        </w:rPr>
        <w:t xml:space="preserve"> </w:t>
      </w:r>
    </w:p>
    <w:p w14:paraId="35281450">
      <w:pPr>
        <w:pStyle w:val="8"/>
      </w:pPr>
      <w:r>
        <w:t>U teorijskom delu rada izvršena je analiza rada automata, određena su potrebna stanja i formirana funkcionalna tabela. Na osnovu funkcionalne tabele formirane su Karnoove mape i izvršena minimizacija logičkih funkcija, čime su dobijene jednačine uslova prelaza i izlazna funkcija automata.</w:t>
      </w:r>
    </w:p>
    <w:p w14:paraId="291D7D1F">
      <w:pPr>
        <w:pStyle w:val="8"/>
      </w:pPr>
      <w:r>
        <w:t>Na osnovu dobijenih jednačina realizovani su VHDL kodovi za obe realizacije automata korišćenjem JK i D flip-flopova, kao i testbench programi za proveru njihovog rada. Rezultati simulacije pokazali su da oba automata ispravno detektuju zadatu sekvencu ulaznih signala i generišu odgovarajući izlazni signal.</w:t>
      </w:r>
    </w:p>
    <w:p w14:paraId="6B55D9F0">
      <w:pPr>
        <w:pStyle w:val="8"/>
      </w:pPr>
      <w:r>
        <w:t>Poređenjem obe realizacije može se zaključiti da imaju identično funkcionalno ponašanje, dok se razlika ogleda samo u načinu realizacije memorijskog elementa.</w:t>
      </w:r>
    </w:p>
    <w:sectPr>
      <w:headerReference r:id="rId3" w:type="first"/>
      <w:pgSz w:w="11906" w:h="16838"/>
      <w:pgMar w:top="1440" w:right="1440" w:bottom="1440" w:left="1440" w:header="567" w:footer="709" w:gutter="0"/>
      <w:cols w:space="708" w:num="1"/>
      <w:titlePg/>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TimesRoman">
    <w:altName w:val="Times New Roman"/>
    <w:panose1 w:val="00000000000000000000"/>
    <w:charset w:val="00"/>
    <w:family w:val="auto"/>
    <w:pitch w:val="default"/>
    <w:sig w:usb0="00000000" w:usb1="00000000" w:usb2="00000000" w:usb3="00000000" w:csb0="00000009" w:csb1="00000000"/>
  </w:font>
  <w:font w:name="Cambria Math">
    <w:panose1 w:val="02040503050406030204"/>
    <w:charset w:val="00"/>
    <w:family w:val="roman"/>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tblInd w:w="0" w:type="dxa"/>
      <w:tblLayout w:type="fixed"/>
      <w:tblCellMar>
        <w:top w:w="0" w:type="dxa"/>
        <w:left w:w="108" w:type="dxa"/>
        <w:bottom w:w="0" w:type="dxa"/>
        <w:right w:w="108" w:type="dxa"/>
      </w:tblCellMar>
    </w:tblPr>
    <w:tblGrid>
      <w:gridCol w:w="9797"/>
    </w:tblGrid>
    <w:tr w14:paraId="6CD64141">
      <w:tblPrEx>
        <w:tblCellMar>
          <w:top w:w="0" w:type="dxa"/>
          <w:left w:w="108" w:type="dxa"/>
          <w:bottom w:w="0" w:type="dxa"/>
          <w:right w:w="108" w:type="dxa"/>
        </w:tblCellMar>
      </w:tblPrEx>
      <w:trPr>
        <w:cantSplit/>
      </w:trPr>
      <w:tc>
        <w:tcPr>
          <w:tcW w:w="9797" w:type="dxa"/>
        </w:tcPr>
        <w:p w14:paraId="0D0DFE02">
          <w:pPr>
            <w:pStyle w:val="19"/>
            <w:jc w:val="both"/>
            <w:rPr>
              <w:lang w:val="en-US"/>
            </w:rPr>
          </w:pPr>
          <w:r>
            <w:rPr>
              <w:lang w:val="en-US"/>
            </w:rPr>
            <w:drawing>
              <wp:inline distT="0" distB="0" distL="0" distR="0">
                <wp:extent cx="5828030" cy="142303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828030" cy="1423035"/>
                        </a:xfrm>
                        <a:prstGeom prst="rect">
                          <a:avLst/>
                        </a:prstGeom>
                        <a:noFill/>
                        <a:ln>
                          <a:noFill/>
                        </a:ln>
                      </pic:spPr>
                    </pic:pic>
                  </a:graphicData>
                </a:graphic>
              </wp:inline>
            </w:drawing>
          </w:r>
        </w:p>
      </w:tc>
    </w:tr>
  </w:tbl>
  <w:p w14:paraId="72925318">
    <w:pPr>
      <w:pStyle w:val="15"/>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Intel">
    <w15:presenceInfo w15:providerId="None" w15:userId="Inte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oNotUseMarginsForDrawingGridOrigin w:val="1"/>
  <w:drawingGridHorizontalOrigin w:val="1800"/>
  <w:drawingGridVerticalOrigin w:val="144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023"/>
    <w:rsid w:val="00000434"/>
    <w:rsid w:val="000039F8"/>
    <w:rsid w:val="000123ED"/>
    <w:rsid w:val="00015292"/>
    <w:rsid w:val="00021D62"/>
    <w:rsid w:val="000370F2"/>
    <w:rsid w:val="00037799"/>
    <w:rsid w:val="000637BB"/>
    <w:rsid w:val="00085B8F"/>
    <w:rsid w:val="00097361"/>
    <w:rsid w:val="000B0CDE"/>
    <w:rsid w:val="000D135B"/>
    <w:rsid w:val="000F12B9"/>
    <w:rsid w:val="000F362F"/>
    <w:rsid w:val="000F642E"/>
    <w:rsid w:val="001022B6"/>
    <w:rsid w:val="0011040D"/>
    <w:rsid w:val="00110D80"/>
    <w:rsid w:val="001127A6"/>
    <w:rsid w:val="00125013"/>
    <w:rsid w:val="00125B85"/>
    <w:rsid w:val="00127A71"/>
    <w:rsid w:val="00130214"/>
    <w:rsid w:val="00146D52"/>
    <w:rsid w:val="00155A13"/>
    <w:rsid w:val="0017061D"/>
    <w:rsid w:val="00173350"/>
    <w:rsid w:val="0018797A"/>
    <w:rsid w:val="00192713"/>
    <w:rsid w:val="00193A3A"/>
    <w:rsid w:val="00196AD7"/>
    <w:rsid w:val="001A1AD0"/>
    <w:rsid w:val="001A4892"/>
    <w:rsid w:val="001B0633"/>
    <w:rsid w:val="001B409E"/>
    <w:rsid w:val="001B4476"/>
    <w:rsid w:val="001B5B70"/>
    <w:rsid w:val="001D70FB"/>
    <w:rsid w:val="001E480E"/>
    <w:rsid w:val="001F27A3"/>
    <w:rsid w:val="00242728"/>
    <w:rsid w:val="002438CD"/>
    <w:rsid w:val="00251AA6"/>
    <w:rsid w:val="0025299E"/>
    <w:rsid w:val="002551F3"/>
    <w:rsid w:val="0028140D"/>
    <w:rsid w:val="00282A98"/>
    <w:rsid w:val="00282EBF"/>
    <w:rsid w:val="002846CF"/>
    <w:rsid w:val="002B0B1D"/>
    <w:rsid w:val="002B0E4A"/>
    <w:rsid w:val="002B221D"/>
    <w:rsid w:val="002D33B4"/>
    <w:rsid w:val="002D41E7"/>
    <w:rsid w:val="002D5499"/>
    <w:rsid w:val="002E18DE"/>
    <w:rsid w:val="002E3983"/>
    <w:rsid w:val="0032154E"/>
    <w:rsid w:val="00327EB4"/>
    <w:rsid w:val="00334C6A"/>
    <w:rsid w:val="00342F44"/>
    <w:rsid w:val="00370311"/>
    <w:rsid w:val="00370C0C"/>
    <w:rsid w:val="00390002"/>
    <w:rsid w:val="003B3317"/>
    <w:rsid w:val="003B3E5E"/>
    <w:rsid w:val="003D318E"/>
    <w:rsid w:val="003D5F57"/>
    <w:rsid w:val="004011FF"/>
    <w:rsid w:val="0040720D"/>
    <w:rsid w:val="0042177F"/>
    <w:rsid w:val="00427648"/>
    <w:rsid w:val="0043297D"/>
    <w:rsid w:val="0043376F"/>
    <w:rsid w:val="00444172"/>
    <w:rsid w:val="004859AF"/>
    <w:rsid w:val="004909F9"/>
    <w:rsid w:val="004B4102"/>
    <w:rsid w:val="004C0FCB"/>
    <w:rsid w:val="004C6023"/>
    <w:rsid w:val="004D2316"/>
    <w:rsid w:val="004D3705"/>
    <w:rsid w:val="004E49E8"/>
    <w:rsid w:val="004E4FDF"/>
    <w:rsid w:val="0050345E"/>
    <w:rsid w:val="00507B27"/>
    <w:rsid w:val="005345E9"/>
    <w:rsid w:val="0055154D"/>
    <w:rsid w:val="00554BD8"/>
    <w:rsid w:val="005618BA"/>
    <w:rsid w:val="00564C8E"/>
    <w:rsid w:val="005670C5"/>
    <w:rsid w:val="00570DD2"/>
    <w:rsid w:val="005713B8"/>
    <w:rsid w:val="005728CE"/>
    <w:rsid w:val="00577D17"/>
    <w:rsid w:val="005877CA"/>
    <w:rsid w:val="005A4A2D"/>
    <w:rsid w:val="005B1595"/>
    <w:rsid w:val="005B60A0"/>
    <w:rsid w:val="005C0E89"/>
    <w:rsid w:val="005C122C"/>
    <w:rsid w:val="005C1751"/>
    <w:rsid w:val="005D3346"/>
    <w:rsid w:val="005D4FEC"/>
    <w:rsid w:val="005D6D71"/>
    <w:rsid w:val="006016A7"/>
    <w:rsid w:val="00604B79"/>
    <w:rsid w:val="00615259"/>
    <w:rsid w:val="006160DF"/>
    <w:rsid w:val="0063049E"/>
    <w:rsid w:val="00630E2C"/>
    <w:rsid w:val="006320AD"/>
    <w:rsid w:val="00634FDD"/>
    <w:rsid w:val="00645790"/>
    <w:rsid w:val="00673531"/>
    <w:rsid w:val="00675701"/>
    <w:rsid w:val="006864D2"/>
    <w:rsid w:val="00690867"/>
    <w:rsid w:val="00692AD1"/>
    <w:rsid w:val="006B7EF0"/>
    <w:rsid w:val="006C3229"/>
    <w:rsid w:val="006C4539"/>
    <w:rsid w:val="006C454C"/>
    <w:rsid w:val="006C45ED"/>
    <w:rsid w:val="006D06D6"/>
    <w:rsid w:val="006D683A"/>
    <w:rsid w:val="006E5079"/>
    <w:rsid w:val="006F097F"/>
    <w:rsid w:val="007015E6"/>
    <w:rsid w:val="00710690"/>
    <w:rsid w:val="0072166D"/>
    <w:rsid w:val="00725703"/>
    <w:rsid w:val="00731B83"/>
    <w:rsid w:val="00747E88"/>
    <w:rsid w:val="0075416E"/>
    <w:rsid w:val="007626B2"/>
    <w:rsid w:val="00773885"/>
    <w:rsid w:val="00773FF1"/>
    <w:rsid w:val="00775E9C"/>
    <w:rsid w:val="0078582A"/>
    <w:rsid w:val="007932FC"/>
    <w:rsid w:val="007C0578"/>
    <w:rsid w:val="007C2ADB"/>
    <w:rsid w:val="007C446E"/>
    <w:rsid w:val="007C52F4"/>
    <w:rsid w:val="007D0703"/>
    <w:rsid w:val="007D091C"/>
    <w:rsid w:val="007D3C58"/>
    <w:rsid w:val="007D71D7"/>
    <w:rsid w:val="007D7D31"/>
    <w:rsid w:val="007E51BE"/>
    <w:rsid w:val="00823852"/>
    <w:rsid w:val="0083596F"/>
    <w:rsid w:val="0084056E"/>
    <w:rsid w:val="0084278D"/>
    <w:rsid w:val="00847168"/>
    <w:rsid w:val="00847B32"/>
    <w:rsid w:val="00865B1D"/>
    <w:rsid w:val="00871FE6"/>
    <w:rsid w:val="008774B1"/>
    <w:rsid w:val="008816BB"/>
    <w:rsid w:val="00891B09"/>
    <w:rsid w:val="008933CD"/>
    <w:rsid w:val="008A15FA"/>
    <w:rsid w:val="008A683C"/>
    <w:rsid w:val="008B34C6"/>
    <w:rsid w:val="008C7E07"/>
    <w:rsid w:val="008D4775"/>
    <w:rsid w:val="008F287F"/>
    <w:rsid w:val="008F4229"/>
    <w:rsid w:val="00900DED"/>
    <w:rsid w:val="00901836"/>
    <w:rsid w:val="00906895"/>
    <w:rsid w:val="0093268E"/>
    <w:rsid w:val="00945A8D"/>
    <w:rsid w:val="00952F52"/>
    <w:rsid w:val="00955BD8"/>
    <w:rsid w:val="00961B69"/>
    <w:rsid w:val="00964D6C"/>
    <w:rsid w:val="00966DD7"/>
    <w:rsid w:val="009705DD"/>
    <w:rsid w:val="00970EA9"/>
    <w:rsid w:val="00972EBC"/>
    <w:rsid w:val="00973C1E"/>
    <w:rsid w:val="009831C8"/>
    <w:rsid w:val="009B5A67"/>
    <w:rsid w:val="009C6074"/>
    <w:rsid w:val="009D2157"/>
    <w:rsid w:val="009D6277"/>
    <w:rsid w:val="009E3A73"/>
    <w:rsid w:val="009E4B5C"/>
    <w:rsid w:val="009F4253"/>
    <w:rsid w:val="00A04B81"/>
    <w:rsid w:val="00A161FF"/>
    <w:rsid w:val="00A272DB"/>
    <w:rsid w:val="00A378AB"/>
    <w:rsid w:val="00A41E19"/>
    <w:rsid w:val="00A43DE6"/>
    <w:rsid w:val="00A453EC"/>
    <w:rsid w:val="00A45B2B"/>
    <w:rsid w:val="00A469F3"/>
    <w:rsid w:val="00A724BA"/>
    <w:rsid w:val="00A75F8C"/>
    <w:rsid w:val="00A8001B"/>
    <w:rsid w:val="00A814E1"/>
    <w:rsid w:val="00A83BD6"/>
    <w:rsid w:val="00A84A2D"/>
    <w:rsid w:val="00A91935"/>
    <w:rsid w:val="00AA10FC"/>
    <w:rsid w:val="00AB3DCF"/>
    <w:rsid w:val="00AC60ED"/>
    <w:rsid w:val="00AD5FC5"/>
    <w:rsid w:val="00AF2440"/>
    <w:rsid w:val="00AF6AE7"/>
    <w:rsid w:val="00B22BA0"/>
    <w:rsid w:val="00B247A7"/>
    <w:rsid w:val="00B24BC5"/>
    <w:rsid w:val="00B258DB"/>
    <w:rsid w:val="00B414CA"/>
    <w:rsid w:val="00B44262"/>
    <w:rsid w:val="00B469DD"/>
    <w:rsid w:val="00B6201C"/>
    <w:rsid w:val="00B630AB"/>
    <w:rsid w:val="00B6346C"/>
    <w:rsid w:val="00B6705F"/>
    <w:rsid w:val="00B719B7"/>
    <w:rsid w:val="00B720F8"/>
    <w:rsid w:val="00B72158"/>
    <w:rsid w:val="00B83BF6"/>
    <w:rsid w:val="00BB13C7"/>
    <w:rsid w:val="00BB1D22"/>
    <w:rsid w:val="00BB3ECC"/>
    <w:rsid w:val="00BB4298"/>
    <w:rsid w:val="00BB7FFB"/>
    <w:rsid w:val="00BC3215"/>
    <w:rsid w:val="00BD0B62"/>
    <w:rsid w:val="00BE50F1"/>
    <w:rsid w:val="00BE6030"/>
    <w:rsid w:val="00BE62A6"/>
    <w:rsid w:val="00BE78C0"/>
    <w:rsid w:val="00C147C6"/>
    <w:rsid w:val="00C14CE4"/>
    <w:rsid w:val="00C335DE"/>
    <w:rsid w:val="00C35C6E"/>
    <w:rsid w:val="00C44BA7"/>
    <w:rsid w:val="00C4531B"/>
    <w:rsid w:val="00C62DAA"/>
    <w:rsid w:val="00C729FD"/>
    <w:rsid w:val="00C76DCA"/>
    <w:rsid w:val="00C8307A"/>
    <w:rsid w:val="00C87422"/>
    <w:rsid w:val="00CA5916"/>
    <w:rsid w:val="00CB1616"/>
    <w:rsid w:val="00CB4368"/>
    <w:rsid w:val="00CB64F3"/>
    <w:rsid w:val="00CC39C7"/>
    <w:rsid w:val="00CD0868"/>
    <w:rsid w:val="00CE17AF"/>
    <w:rsid w:val="00CF45E3"/>
    <w:rsid w:val="00D02EEA"/>
    <w:rsid w:val="00D052E5"/>
    <w:rsid w:val="00D20671"/>
    <w:rsid w:val="00D27FB6"/>
    <w:rsid w:val="00D434B8"/>
    <w:rsid w:val="00D441E9"/>
    <w:rsid w:val="00D44231"/>
    <w:rsid w:val="00D92BE1"/>
    <w:rsid w:val="00D973E1"/>
    <w:rsid w:val="00DA3425"/>
    <w:rsid w:val="00DB5A5B"/>
    <w:rsid w:val="00DB7D6B"/>
    <w:rsid w:val="00DC75F8"/>
    <w:rsid w:val="00DE4276"/>
    <w:rsid w:val="00DE6A10"/>
    <w:rsid w:val="00E002B6"/>
    <w:rsid w:val="00E046D8"/>
    <w:rsid w:val="00E108C9"/>
    <w:rsid w:val="00E14292"/>
    <w:rsid w:val="00E33AE7"/>
    <w:rsid w:val="00E4452B"/>
    <w:rsid w:val="00E50EC4"/>
    <w:rsid w:val="00E54321"/>
    <w:rsid w:val="00E57777"/>
    <w:rsid w:val="00E75A3E"/>
    <w:rsid w:val="00E7662A"/>
    <w:rsid w:val="00E817E4"/>
    <w:rsid w:val="00EB6C74"/>
    <w:rsid w:val="00EC100D"/>
    <w:rsid w:val="00EC3B68"/>
    <w:rsid w:val="00ED0EA4"/>
    <w:rsid w:val="00ED1B90"/>
    <w:rsid w:val="00EE7FD8"/>
    <w:rsid w:val="00EF0A41"/>
    <w:rsid w:val="00F13902"/>
    <w:rsid w:val="00F3341A"/>
    <w:rsid w:val="00F33560"/>
    <w:rsid w:val="00F36272"/>
    <w:rsid w:val="00F37C0E"/>
    <w:rsid w:val="00F463A3"/>
    <w:rsid w:val="00F55291"/>
    <w:rsid w:val="00F55D04"/>
    <w:rsid w:val="00F55E8B"/>
    <w:rsid w:val="00F5645D"/>
    <w:rsid w:val="00F62C74"/>
    <w:rsid w:val="00F712FE"/>
    <w:rsid w:val="00F8692C"/>
    <w:rsid w:val="00F90615"/>
    <w:rsid w:val="00F908FB"/>
    <w:rsid w:val="00F926B2"/>
    <w:rsid w:val="00F93796"/>
    <w:rsid w:val="00FB40F4"/>
    <w:rsid w:val="00FC1CC6"/>
    <w:rsid w:val="00FC6BAD"/>
    <w:rsid w:val="00FD0ADB"/>
    <w:rsid w:val="00FD2EEC"/>
    <w:rsid w:val="00FE1BF1"/>
    <w:rsid w:val="00FE3725"/>
    <w:rsid w:val="01533BD0"/>
    <w:rsid w:val="01607F94"/>
    <w:rsid w:val="01E2638F"/>
    <w:rsid w:val="01F617C7"/>
    <w:rsid w:val="02063B61"/>
    <w:rsid w:val="020D13EC"/>
    <w:rsid w:val="02300A5F"/>
    <w:rsid w:val="02571F52"/>
    <w:rsid w:val="03FF3C4C"/>
    <w:rsid w:val="049D326C"/>
    <w:rsid w:val="04E9501D"/>
    <w:rsid w:val="04EF6F26"/>
    <w:rsid w:val="063F41D5"/>
    <w:rsid w:val="06872F1A"/>
    <w:rsid w:val="06F44109"/>
    <w:rsid w:val="07A475E7"/>
    <w:rsid w:val="0809043D"/>
    <w:rsid w:val="084836F6"/>
    <w:rsid w:val="08914E9E"/>
    <w:rsid w:val="09071D52"/>
    <w:rsid w:val="09086493"/>
    <w:rsid w:val="0921144B"/>
    <w:rsid w:val="09246605"/>
    <w:rsid w:val="093E2A38"/>
    <w:rsid w:val="096F3207"/>
    <w:rsid w:val="097F1E8C"/>
    <w:rsid w:val="0AC568AB"/>
    <w:rsid w:val="0AD12FA9"/>
    <w:rsid w:val="0CCC1AE6"/>
    <w:rsid w:val="0D5F347D"/>
    <w:rsid w:val="0D8B3BB4"/>
    <w:rsid w:val="0FA436B7"/>
    <w:rsid w:val="0FD3751C"/>
    <w:rsid w:val="0FF91011"/>
    <w:rsid w:val="104B2B73"/>
    <w:rsid w:val="10D54A0C"/>
    <w:rsid w:val="11395F61"/>
    <w:rsid w:val="11612100"/>
    <w:rsid w:val="11EB6477"/>
    <w:rsid w:val="12383670"/>
    <w:rsid w:val="12D57393"/>
    <w:rsid w:val="12EF0C20"/>
    <w:rsid w:val="13136093"/>
    <w:rsid w:val="13C66767"/>
    <w:rsid w:val="13D07F0E"/>
    <w:rsid w:val="14B72D47"/>
    <w:rsid w:val="15B16599"/>
    <w:rsid w:val="168C1284"/>
    <w:rsid w:val="1696199B"/>
    <w:rsid w:val="17086FE4"/>
    <w:rsid w:val="174D54E5"/>
    <w:rsid w:val="1765245E"/>
    <w:rsid w:val="17960A8A"/>
    <w:rsid w:val="179A3337"/>
    <w:rsid w:val="179A754F"/>
    <w:rsid w:val="180C50A2"/>
    <w:rsid w:val="181C3471"/>
    <w:rsid w:val="1896572A"/>
    <w:rsid w:val="18D72D4A"/>
    <w:rsid w:val="18E4227A"/>
    <w:rsid w:val="18E90EEB"/>
    <w:rsid w:val="19791ECB"/>
    <w:rsid w:val="1A184EC1"/>
    <w:rsid w:val="1A724B66"/>
    <w:rsid w:val="1AF225C5"/>
    <w:rsid w:val="1C123831"/>
    <w:rsid w:val="1C6140E8"/>
    <w:rsid w:val="1D030ED0"/>
    <w:rsid w:val="1D147543"/>
    <w:rsid w:val="1D3C0E85"/>
    <w:rsid w:val="1D5C4C9A"/>
    <w:rsid w:val="1D9C038F"/>
    <w:rsid w:val="1E06634F"/>
    <w:rsid w:val="1E224422"/>
    <w:rsid w:val="1E995A27"/>
    <w:rsid w:val="1F231243"/>
    <w:rsid w:val="1FDA174E"/>
    <w:rsid w:val="20B27232"/>
    <w:rsid w:val="20BD15D1"/>
    <w:rsid w:val="20CE6C2C"/>
    <w:rsid w:val="20E40D06"/>
    <w:rsid w:val="22197BD3"/>
    <w:rsid w:val="224F0A77"/>
    <w:rsid w:val="23E50C72"/>
    <w:rsid w:val="24332B17"/>
    <w:rsid w:val="243E16B4"/>
    <w:rsid w:val="24772DE1"/>
    <w:rsid w:val="248307D0"/>
    <w:rsid w:val="253A7874"/>
    <w:rsid w:val="25D855C5"/>
    <w:rsid w:val="267A4B30"/>
    <w:rsid w:val="278D1037"/>
    <w:rsid w:val="27A35E74"/>
    <w:rsid w:val="2802711C"/>
    <w:rsid w:val="284655A5"/>
    <w:rsid w:val="28674905"/>
    <w:rsid w:val="28A236DD"/>
    <w:rsid w:val="28D214B3"/>
    <w:rsid w:val="28D44A62"/>
    <w:rsid w:val="294F34D1"/>
    <w:rsid w:val="29B42CF8"/>
    <w:rsid w:val="29D3168F"/>
    <w:rsid w:val="2A2E6FFE"/>
    <w:rsid w:val="2AA65B04"/>
    <w:rsid w:val="2B1A6375"/>
    <w:rsid w:val="2B863F77"/>
    <w:rsid w:val="2BEE04C2"/>
    <w:rsid w:val="2BFC61DB"/>
    <w:rsid w:val="2C4878A5"/>
    <w:rsid w:val="2CC34FC1"/>
    <w:rsid w:val="2DC412A4"/>
    <w:rsid w:val="2DF172E6"/>
    <w:rsid w:val="2E041C55"/>
    <w:rsid w:val="2E5D477B"/>
    <w:rsid w:val="2EA0410A"/>
    <w:rsid w:val="2F0C2E61"/>
    <w:rsid w:val="2F0D46D3"/>
    <w:rsid w:val="2F875875"/>
    <w:rsid w:val="2F9724A4"/>
    <w:rsid w:val="307E296B"/>
    <w:rsid w:val="309B70BE"/>
    <w:rsid w:val="310A4165"/>
    <w:rsid w:val="322A6BDA"/>
    <w:rsid w:val="32A82940"/>
    <w:rsid w:val="32F3033E"/>
    <w:rsid w:val="331B725D"/>
    <w:rsid w:val="33492641"/>
    <w:rsid w:val="338609E1"/>
    <w:rsid w:val="34404199"/>
    <w:rsid w:val="357C3D62"/>
    <w:rsid w:val="358D39EA"/>
    <w:rsid w:val="35C30F43"/>
    <w:rsid w:val="35E55632"/>
    <w:rsid w:val="36186C7D"/>
    <w:rsid w:val="37034BCF"/>
    <w:rsid w:val="372C7E6A"/>
    <w:rsid w:val="374160A8"/>
    <w:rsid w:val="37800B25"/>
    <w:rsid w:val="37E06C56"/>
    <w:rsid w:val="382375D4"/>
    <w:rsid w:val="383F643E"/>
    <w:rsid w:val="385975D6"/>
    <w:rsid w:val="38B81C7F"/>
    <w:rsid w:val="39026893"/>
    <w:rsid w:val="391009E0"/>
    <w:rsid w:val="3936386A"/>
    <w:rsid w:val="394119F1"/>
    <w:rsid w:val="3A2B507B"/>
    <w:rsid w:val="3A88215A"/>
    <w:rsid w:val="3B9C785C"/>
    <w:rsid w:val="3BD86C58"/>
    <w:rsid w:val="3C240FC3"/>
    <w:rsid w:val="3CB472A8"/>
    <w:rsid w:val="3D2637DD"/>
    <w:rsid w:val="3D512F8C"/>
    <w:rsid w:val="3D5F4F3E"/>
    <w:rsid w:val="3DD15E67"/>
    <w:rsid w:val="3DD74313"/>
    <w:rsid w:val="3DE96EFA"/>
    <w:rsid w:val="3EBC249E"/>
    <w:rsid w:val="3ED04904"/>
    <w:rsid w:val="3EED13DB"/>
    <w:rsid w:val="3FB55092"/>
    <w:rsid w:val="3FF44589"/>
    <w:rsid w:val="402D57FD"/>
    <w:rsid w:val="40425F7B"/>
    <w:rsid w:val="40AE3DFA"/>
    <w:rsid w:val="40CC5EDF"/>
    <w:rsid w:val="41A860D3"/>
    <w:rsid w:val="41B802C9"/>
    <w:rsid w:val="420D6BAE"/>
    <w:rsid w:val="42503EED"/>
    <w:rsid w:val="4266586E"/>
    <w:rsid w:val="43C75319"/>
    <w:rsid w:val="44477621"/>
    <w:rsid w:val="44713C86"/>
    <w:rsid w:val="45451B49"/>
    <w:rsid w:val="45D76F43"/>
    <w:rsid w:val="46813C01"/>
    <w:rsid w:val="46AD3081"/>
    <w:rsid w:val="47064A15"/>
    <w:rsid w:val="479A0FB6"/>
    <w:rsid w:val="482F589A"/>
    <w:rsid w:val="48445AB0"/>
    <w:rsid w:val="485F62CB"/>
    <w:rsid w:val="486025A1"/>
    <w:rsid w:val="48B77A02"/>
    <w:rsid w:val="48F93936"/>
    <w:rsid w:val="49AA71E7"/>
    <w:rsid w:val="4A1C1367"/>
    <w:rsid w:val="4A4B3190"/>
    <w:rsid w:val="4A5C030F"/>
    <w:rsid w:val="4AEB1FA5"/>
    <w:rsid w:val="4AF10803"/>
    <w:rsid w:val="4B5C6037"/>
    <w:rsid w:val="4B8C0A01"/>
    <w:rsid w:val="4BDD5F4B"/>
    <w:rsid w:val="4CFB61BD"/>
    <w:rsid w:val="4D9E34F4"/>
    <w:rsid w:val="4E1E114E"/>
    <w:rsid w:val="4E543413"/>
    <w:rsid w:val="4FBF2ED5"/>
    <w:rsid w:val="4FC86A90"/>
    <w:rsid w:val="50057955"/>
    <w:rsid w:val="500D2FCD"/>
    <w:rsid w:val="50532ED8"/>
    <w:rsid w:val="5054589F"/>
    <w:rsid w:val="50767434"/>
    <w:rsid w:val="50CA76EC"/>
    <w:rsid w:val="51025C55"/>
    <w:rsid w:val="512F3B40"/>
    <w:rsid w:val="51355498"/>
    <w:rsid w:val="515D03F0"/>
    <w:rsid w:val="51EB468E"/>
    <w:rsid w:val="524E0A73"/>
    <w:rsid w:val="53C161B2"/>
    <w:rsid w:val="53FB4CA5"/>
    <w:rsid w:val="540301AA"/>
    <w:rsid w:val="54364459"/>
    <w:rsid w:val="547E162A"/>
    <w:rsid w:val="548D6880"/>
    <w:rsid w:val="54D568F8"/>
    <w:rsid w:val="55D238CC"/>
    <w:rsid w:val="56361BF6"/>
    <w:rsid w:val="564E2E2D"/>
    <w:rsid w:val="565D5CDA"/>
    <w:rsid w:val="571F6D7F"/>
    <w:rsid w:val="578E7032"/>
    <w:rsid w:val="58732F38"/>
    <w:rsid w:val="58867311"/>
    <w:rsid w:val="590E5A9F"/>
    <w:rsid w:val="59DF6902"/>
    <w:rsid w:val="5A0A742B"/>
    <w:rsid w:val="5A691CFE"/>
    <w:rsid w:val="5A7326A8"/>
    <w:rsid w:val="5A897891"/>
    <w:rsid w:val="5AAD702E"/>
    <w:rsid w:val="5B28431B"/>
    <w:rsid w:val="5BB10B39"/>
    <w:rsid w:val="5BC27878"/>
    <w:rsid w:val="5D0515A8"/>
    <w:rsid w:val="5DD7296A"/>
    <w:rsid w:val="5F8413A7"/>
    <w:rsid w:val="5FCC7C28"/>
    <w:rsid w:val="60705E47"/>
    <w:rsid w:val="61B009D1"/>
    <w:rsid w:val="620361D6"/>
    <w:rsid w:val="62AD1818"/>
    <w:rsid w:val="62AD1DE7"/>
    <w:rsid w:val="62ED650F"/>
    <w:rsid w:val="63130619"/>
    <w:rsid w:val="632D74CA"/>
    <w:rsid w:val="633C6D89"/>
    <w:rsid w:val="634001E3"/>
    <w:rsid w:val="635C6E45"/>
    <w:rsid w:val="65530ED1"/>
    <w:rsid w:val="66735715"/>
    <w:rsid w:val="66B24EE5"/>
    <w:rsid w:val="66BA4C17"/>
    <w:rsid w:val="66CB5488"/>
    <w:rsid w:val="67596FAF"/>
    <w:rsid w:val="67B03A56"/>
    <w:rsid w:val="67DF4D79"/>
    <w:rsid w:val="67FA0CFA"/>
    <w:rsid w:val="68141815"/>
    <w:rsid w:val="68307EE9"/>
    <w:rsid w:val="691163F0"/>
    <w:rsid w:val="693A5826"/>
    <w:rsid w:val="694B0B8C"/>
    <w:rsid w:val="6A247C2D"/>
    <w:rsid w:val="6AA41CB8"/>
    <w:rsid w:val="6AB40C27"/>
    <w:rsid w:val="6AC56D3B"/>
    <w:rsid w:val="6B293FE2"/>
    <w:rsid w:val="6B5E2426"/>
    <w:rsid w:val="6CB326E8"/>
    <w:rsid w:val="6CCC0F4B"/>
    <w:rsid w:val="6D4B5665"/>
    <w:rsid w:val="6D6C71D0"/>
    <w:rsid w:val="6D7F4976"/>
    <w:rsid w:val="6D9E194A"/>
    <w:rsid w:val="6DBF1F1C"/>
    <w:rsid w:val="6E094C75"/>
    <w:rsid w:val="6E621B44"/>
    <w:rsid w:val="6E635523"/>
    <w:rsid w:val="6FD0271D"/>
    <w:rsid w:val="70C40F38"/>
    <w:rsid w:val="7202419A"/>
    <w:rsid w:val="72712AEB"/>
    <w:rsid w:val="72792A92"/>
    <w:rsid w:val="733E031E"/>
    <w:rsid w:val="737D7C4D"/>
    <w:rsid w:val="73851F3E"/>
    <w:rsid w:val="73FA443F"/>
    <w:rsid w:val="74C979C7"/>
    <w:rsid w:val="763F0223"/>
    <w:rsid w:val="76A24CBB"/>
    <w:rsid w:val="777C5BED"/>
    <w:rsid w:val="77C41C39"/>
    <w:rsid w:val="78270007"/>
    <w:rsid w:val="79227CA0"/>
    <w:rsid w:val="7941105B"/>
    <w:rsid w:val="799D2882"/>
    <w:rsid w:val="7B6C0247"/>
    <w:rsid w:val="7B7320AB"/>
    <w:rsid w:val="7BF53B3F"/>
    <w:rsid w:val="7BF6577E"/>
    <w:rsid w:val="7CD76E45"/>
    <w:rsid w:val="7CE462B5"/>
    <w:rsid w:val="7D1448A9"/>
    <w:rsid w:val="7D960AAE"/>
    <w:rsid w:val="7DEB76A3"/>
    <w:rsid w:val="7DF0210B"/>
    <w:rsid w:val="7E2C0E04"/>
    <w:rsid w:val="7E50388F"/>
    <w:rsid w:val="7E726A95"/>
    <w:rsid w:val="7EE84808"/>
    <w:rsid w:val="7F127358"/>
    <w:rsid w:val="7F5F5006"/>
    <w:rsid w:val="7FE264C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ind w:firstLine="454"/>
      <w:jc w:val="both"/>
    </w:pPr>
    <w:rPr>
      <w:rFonts w:ascii="Times New Roman" w:hAnsi="Times New Roman" w:eastAsia="Times New Roman" w:cs="Times New Roman"/>
      <w:sz w:val="24"/>
      <w:lang w:val="sr-Latn-CS" w:eastAsia="en-US" w:bidi="ar-SA"/>
    </w:rPr>
  </w:style>
  <w:style w:type="paragraph" w:styleId="2">
    <w:name w:val="heading 1"/>
    <w:basedOn w:val="1"/>
    <w:next w:val="1"/>
    <w:qFormat/>
    <w:uiPriority w:val="0"/>
    <w:pPr>
      <w:keepNext/>
      <w:spacing w:before="720" w:after="720"/>
      <w:outlineLvl w:val="0"/>
    </w:pPr>
    <w:rPr>
      <w:rFonts w:ascii="Arial" w:hAnsi="Arial"/>
      <w:b/>
      <w:i/>
      <w:kern w:val="28"/>
    </w:rPr>
  </w:style>
  <w:style w:type="paragraph" w:styleId="3">
    <w:name w:val="heading 2"/>
    <w:basedOn w:val="1"/>
    <w:next w:val="1"/>
    <w:qFormat/>
    <w:uiPriority w:val="0"/>
    <w:pPr>
      <w:keepNext/>
      <w:spacing w:before="120" w:after="120"/>
      <w:ind w:firstLine="0"/>
      <w:outlineLvl w:val="1"/>
    </w:pPr>
    <w:rPr>
      <w:rFonts w:ascii="Arial" w:hAnsi="Arial" w:cs="Arial"/>
      <w:b/>
      <w:i/>
      <w:lang w:val="sr-Cyrl-CS"/>
    </w:rPr>
  </w:style>
  <w:style w:type="paragraph" w:styleId="4">
    <w:name w:val="heading 3"/>
    <w:basedOn w:val="1"/>
    <w:next w:val="1"/>
    <w:qFormat/>
    <w:uiPriority w:val="0"/>
    <w:pPr>
      <w:keepNext/>
      <w:jc w:val="left"/>
      <w:outlineLvl w:val="2"/>
    </w:pPr>
    <w:rPr>
      <w:rFonts w:ascii="Arial" w:hAnsi="Arial"/>
      <w:b/>
      <w:sz w:val="28"/>
      <w:lang w:val="en-US"/>
    </w:rPr>
  </w:style>
  <w:style w:type="paragraph" w:styleId="5">
    <w:name w:val="heading 4"/>
    <w:basedOn w:val="1"/>
    <w:next w:val="1"/>
    <w:qFormat/>
    <w:uiPriority w:val="0"/>
    <w:pPr>
      <w:keepNext/>
      <w:jc w:val="center"/>
      <w:outlineLvl w:val="3"/>
    </w:pPr>
    <w:rPr>
      <w:sz w:val="52"/>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qFormat/>
    <w:uiPriority w:val="0"/>
    <w:rPr>
      <w:lang w:val="sr-Cyrl-CS"/>
    </w:rPr>
  </w:style>
  <w:style w:type="character" w:styleId="9">
    <w:name w:val="annotation reference"/>
    <w:qFormat/>
    <w:uiPriority w:val="0"/>
    <w:rPr>
      <w:sz w:val="16"/>
      <w:szCs w:val="16"/>
    </w:rPr>
  </w:style>
  <w:style w:type="paragraph" w:styleId="10">
    <w:name w:val="annotation text"/>
    <w:basedOn w:val="1"/>
    <w:link w:val="24"/>
    <w:qFormat/>
    <w:uiPriority w:val="0"/>
    <w:rPr>
      <w:sz w:val="20"/>
    </w:rPr>
  </w:style>
  <w:style w:type="paragraph" w:styleId="11">
    <w:name w:val="annotation subject"/>
    <w:basedOn w:val="10"/>
    <w:next w:val="10"/>
    <w:link w:val="25"/>
    <w:qFormat/>
    <w:uiPriority w:val="0"/>
    <w:rPr>
      <w:b/>
      <w:bCs/>
    </w:rPr>
  </w:style>
  <w:style w:type="paragraph" w:styleId="12">
    <w:name w:val="Document Map"/>
    <w:basedOn w:val="1"/>
    <w:semiHidden/>
    <w:qFormat/>
    <w:uiPriority w:val="0"/>
    <w:pPr>
      <w:shd w:val="clear" w:color="auto" w:fill="000080"/>
    </w:pPr>
    <w:rPr>
      <w:rFonts w:ascii="Tahoma" w:hAnsi="Tahoma" w:cs="Tahoma"/>
      <w:sz w:val="20"/>
    </w:rPr>
  </w:style>
  <w:style w:type="character" w:styleId="13">
    <w:name w:val="FollowedHyperlink"/>
    <w:qFormat/>
    <w:uiPriority w:val="0"/>
    <w:rPr>
      <w:color w:val="800080"/>
      <w:u w:val="single"/>
    </w:rPr>
  </w:style>
  <w:style w:type="paragraph" w:styleId="14">
    <w:name w:val="footer"/>
    <w:basedOn w:val="1"/>
    <w:qFormat/>
    <w:uiPriority w:val="0"/>
    <w:pPr>
      <w:tabs>
        <w:tab w:val="center" w:pos="4153"/>
        <w:tab w:val="right" w:pos="8306"/>
      </w:tabs>
    </w:pPr>
  </w:style>
  <w:style w:type="paragraph" w:styleId="15">
    <w:name w:val="header"/>
    <w:basedOn w:val="1"/>
    <w:qFormat/>
    <w:uiPriority w:val="0"/>
    <w:pPr>
      <w:tabs>
        <w:tab w:val="center" w:pos="4153"/>
        <w:tab w:val="right" w:pos="8306"/>
      </w:tabs>
    </w:pPr>
  </w:style>
  <w:style w:type="character" w:styleId="16">
    <w:name w:val="Hyperlink"/>
    <w:qFormat/>
    <w:uiPriority w:val="0"/>
    <w:rPr>
      <w:color w:val="0000FF"/>
      <w:u w:val="single"/>
    </w:rPr>
  </w:style>
  <w:style w:type="paragraph" w:styleId="17">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table" w:styleId="1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3"/>
    <w:qFormat/>
    <w:uiPriority w:val="0"/>
    <w:pPr>
      <w:spacing w:before="120" w:after="120"/>
      <w:ind w:firstLine="0"/>
      <w:jc w:val="center"/>
      <w:outlineLvl w:val="0"/>
    </w:pPr>
    <w:rPr>
      <w:rFonts w:ascii="Arial" w:hAnsi="Arial"/>
      <w:b/>
      <w:bCs/>
      <w:kern w:val="28"/>
      <w:sz w:val="36"/>
      <w:szCs w:val="32"/>
    </w:rPr>
  </w:style>
  <w:style w:type="paragraph" w:customStyle="1" w:styleId="20">
    <w:name w:val="tab"/>
    <w:basedOn w:val="1"/>
    <w:qFormat/>
    <w:uiPriority w:val="0"/>
    <w:pPr>
      <w:spacing w:before="60" w:after="120"/>
    </w:pPr>
    <w:rPr>
      <w:rFonts w:ascii="TimesRoman" w:hAnsi="TimesRoman"/>
      <w:kern w:val="20"/>
      <w:sz w:val="20"/>
      <w:lang w:val="en-US"/>
    </w:rPr>
  </w:style>
  <w:style w:type="paragraph" w:customStyle="1" w:styleId="21">
    <w:name w:val="Slike"/>
    <w:basedOn w:val="1"/>
    <w:link w:val="22"/>
    <w:qFormat/>
    <w:uiPriority w:val="0"/>
    <w:pPr>
      <w:tabs>
        <w:tab w:val="left" w:pos="720"/>
      </w:tabs>
      <w:spacing w:before="40" w:after="40"/>
      <w:ind w:firstLine="0"/>
      <w:jc w:val="center"/>
    </w:pPr>
    <w:rPr>
      <w:i/>
      <w:iCs/>
      <w:szCs w:val="24"/>
      <w:lang w:val="sl-SI"/>
    </w:rPr>
  </w:style>
  <w:style w:type="character" w:customStyle="1" w:styleId="22">
    <w:name w:val="Slike Char"/>
    <w:link w:val="21"/>
    <w:qFormat/>
    <w:uiPriority w:val="0"/>
    <w:rPr>
      <w:i/>
      <w:iCs/>
      <w:sz w:val="24"/>
      <w:szCs w:val="24"/>
      <w:lang w:val="sl-SI" w:eastAsia="en-US"/>
    </w:rPr>
  </w:style>
  <w:style w:type="character" w:customStyle="1" w:styleId="23">
    <w:name w:val="Title Char"/>
    <w:link w:val="19"/>
    <w:qFormat/>
    <w:uiPriority w:val="0"/>
    <w:rPr>
      <w:rFonts w:ascii="Arial" w:hAnsi="Arial"/>
      <w:b/>
      <w:bCs/>
      <w:kern w:val="28"/>
      <w:sz w:val="36"/>
      <w:szCs w:val="32"/>
      <w:lang w:val="sr-Latn-CS" w:eastAsia="en-US"/>
    </w:rPr>
  </w:style>
  <w:style w:type="character" w:customStyle="1" w:styleId="24">
    <w:name w:val="Comment Text Char"/>
    <w:link w:val="10"/>
    <w:qFormat/>
    <w:uiPriority w:val="0"/>
    <w:rPr>
      <w:lang w:val="sr-Latn-CS" w:eastAsia="en-US"/>
    </w:rPr>
  </w:style>
  <w:style w:type="character" w:customStyle="1" w:styleId="25">
    <w:name w:val="Comment Subject Char"/>
    <w:link w:val="11"/>
    <w:qFormat/>
    <w:uiPriority w:val="0"/>
    <w:rPr>
      <w:b/>
      <w:bCs/>
      <w:lang w:val="sr-Latn-CS" w:eastAsia="en-US"/>
    </w:rPr>
  </w:style>
  <w:style w:type="paragraph" w:customStyle="1" w:styleId="26">
    <w:name w:val="Revision1"/>
    <w:hidden/>
    <w:semiHidden/>
    <w:qFormat/>
    <w:uiPriority w:val="99"/>
    <w:rPr>
      <w:rFonts w:ascii="Times New Roman" w:hAnsi="Times New Roman" w:eastAsia="Times New Roman" w:cs="Times New Roman"/>
      <w:sz w:val="24"/>
      <w:lang w:val="sr-Latn-CS" w:eastAsia="en-US" w:bidi="ar-SA"/>
    </w:rPr>
  </w:style>
  <w:style w:type="character" w:styleId="27">
    <w:name w:val="Placeholder Text"/>
    <w:basedOn w:val="6"/>
    <w:semiHidden/>
    <w:qFormat/>
    <w:uiPriority w:val="99"/>
    <w:rPr>
      <w:color w:val="666666"/>
    </w:rPr>
  </w:style>
  <w:style w:type="paragraph" w:customStyle="1" w:styleId="28">
    <w:name w:val="Revision"/>
    <w:hidden/>
    <w:unhideWhenUsed/>
    <w:qFormat/>
    <w:uiPriority w:val="99"/>
    <w:rPr>
      <w:rFonts w:ascii="Times New Roman" w:hAnsi="Times New Roman" w:eastAsia="Times New Roman" w:cs="Times New Roman"/>
      <w:sz w:val="24"/>
      <w:lang w:val="sr-Latn-C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header" Target="header1.xml"/><Relationship Id="rId24" Type="http://schemas.microsoft.com/office/2011/relationships/people" Target="people.xml"/><Relationship Id="rId23" Type="http://schemas.openxmlformats.org/officeDocument/2006/relationships/fontTable" Target="fontTable.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IEE</Company>
  <Pages>16</Pages>
  <Words>2262</Words>
  <Characters>12900</Characters>
  <Lines>107</Lines>
  <Paragraphs>30</Paragraphs>
  <TotalTime>16</TotalTime>
  <ScaleCrop>false</ScaleCrop>
  <LinksUpToDate>false</LinksUpToDate>
  <CharactersWithSpaces>15132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2023-12-12T18:31:00Z</dcterms:created>
  <dc:creator>Dragomir Nikolić</dc:creator>
  <cp:lastModifiedBy>Intel</cp:lastModifiedBy>
  <cp:lastPrinted>2006-03-16T13:10:00Z</cp:lastPrinted>
  <dcterms:modified xsi:type="dcterms:W3CDTF">2026-03-14T18:49:22Z</dcterms:modified>
  <dc:title> </dc:title>
  <cp:revision>196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3E9EB6A6F5214A23B66CEFAC5C1805C2_12</vt:lpwstr>
  </property>
</Properties>
</file>